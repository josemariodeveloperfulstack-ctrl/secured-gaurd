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61763D" w14:textId="77777777" w:rsidR="00970808" w:rsidRPr="009C18D9" w:rsidRDefault="00970808" w:rsidP="00970808">
      <w:pPr>
        <w:pStyle w:val="Textoembloco"/>
        <w:ind w:left="0" w:right="0"/>
        <w:rPr>
          <w:rFonts w:ascii="Arial" w:hAnsi="Arial" w:cs="Arial"/>
          <w:b/>
        </w:rPr>
      </w:pPr>
      <w:r w:rsidRPr="009C18D9">
        <w:rPr>
          <w:rFonts w:ascii="Arial" w:hAnsi="Arial" w:cs="Arial"/>
          <w:b/>
        </w:rPr>
        <w:br/>
        <w:t>CONTRATO DE PRESTAÇÃO DE SERVIÇOS</w:t>
      </w:r>
    </w:p>
    <w:p w14:paraId="6554BA66" w14:textId="77777777" w:rsidR="00970808" w:rsidRPr="009C18D9" w:rsidRDefault="00970808" w:rsidP="00970808">
      <w:pPr>
        <w:ind w:right="1531"/>
        <w:jc w:val="both"/>
        <w:rPr>
          <w:rFonts w:ascii="Arial" w:hAnsi="Arial" w:cs="Arial"/>
          <w:b/>
          <w:sz w:val="24"/>
          <w:szCs w:val="24"/>
          <w:u w:val="single"/>
        </w:rPr>
      </w:pPr>
    </w:p>
    <w:p w14:paraId="0459E638" w14:textId="1DAF693B" w:rsidR="00970808" w:rsidRPr="009C18D9" w:rsidRDefault="00970808" w:rsidP="00970808">
      <w:pPr>
        <w:ind w:right="1531"/>
        <w:jc w:val="both"/>
        <w:rPr>
          <w:rFonts w:ascii="Arial" w:hAnsi="Arial" w:cs="Arial"/>
          <w:b/>
          <w:sz w:val="24"/>
          <w:szCs w:val="24"/>
          <w:u w:val="single"/>
        </w:rPr>
      </w:pPr>
      <w:r w:rsidRPr="009C18D9">
        <w:rPr>
          <w:rFonts w:ascii="Arial" w:hAnsi="Arial" w:cs="Arial"/>
          <w:b/>
          <w:sz w:val="24"/>
          <w:szCs w:val="24"/>
          <w:u w:val="single"/>
        </w:rPr>
        <w:t>CLÁUSULA PRIMEIRA – Contratantes:</w:t>
      </w:r>
    </w:p>
    <w:p w14:paraId="793E1CF4" w14:textId="4453803C" w:rsidR="00970808" w:rsidRPr="009C18D9" w:rsidRDefault="00970808" w:rsidP="00970808">
      <w:pPr>
        <w:jc w:val="both"/>
        <w:rPr>
          <w:rFonts w:ascii="Arial" w:hAnsi="Arial" w:cs="Arial"/>
          <w:sz w:val="24"/>
          <w:szCs w:val="24"/>
        </w:rPr>
      </w:pPr>
      <w:r w:rsidRPr="009C18D9">
        <w:rPr>
          <w:rFonts w:ascii="Arial" w:hAnsi="Arial" w:cs="Arial"/>
          <w:b/>
          <w:bCs/>
          <w:sz w:val="24"/>
          <w:szCs w:val="24"/>
        </w:rPr>
        <w:t xml:space="preserve">CONTRATANTE: </w:t>
      </w:r>
      <w:r w:rsidR="00363172" w:rsidRPr="009C18D9">
        <w:rPr>
          <w:rFonts w:ascii="Arial" w:hAnsi="Arial" w:cs="Arial"/>
          <w:b/>
          <w:bCs/>
          <w:sz w:val="24"/>
          <w:szCs w:val="24"/>
        </w:rPr>
        <w:t>XXXXXXXXXXXXXXXX</w:t>
      </w:r>
      <w:r w:rsidR="00332C55" w:rsidRPr="009C18D9">
        <w:rPr>
          <w:rFonts w:ascii="Arial" w:hAnsi="Arial" w:cs="Arial"/>
          <w:b/>
          <w:kern w:val="0"/>
          <w:sz w:val="24"/>
          <w:szCs w:val="24"/>
        </w:rPr>
        <w:t>,</w:t>
      </w:r>
      <w:r w:rsidR="00332C55" w:rsidRPr="009C18D9">
        <w:rPr>
          <w:rFonts w:ascii="Arial" w:hAnsi="Arial" w:cs="Arial"/>
          <w:kern w:val="0"/>
          <w:sz w:val="24"/>
          <w:szCs w:val="24"/>
        </w:rPr>
        <w:t xml:space="preserve"> com</w:t>
      </w:r>
      <w:r w:rsidRPr="009C18D9">
        <w:rPr>
          <w:rFonts w:ascii="Arial" w:hAnsi="Arial" w:cs="Arial"/>
          <w:sz w:val="24"/>
          <w:szCs w:val="24"/>
        </w:rPr>
        <w:t xml:space="preserve"> endereço situado </w:t>
      </w:r>
      <w:r w:rsidR="007E6972" w:rsidRPr="009C18D9">
        <w:rPr>
          <w:rFonts w:ascii="Arial" w:hAnsi="Arial" w:cs="Arial"/>
          <w:sz w:val="24"/>
          <w:szCs w:val="24"/>
        </w:rPr>
        <w:t xml:space="preserve">a </w:t>
      </w:r>
      <w:r w:rsidR="00363172" w:rsidRPr="009C18D9">
        <w:rPr>
          <w:rFonts w:ascii="Arial" w:hAnsi="Arial" w:cs="Arial"/>
          <w:sz w:val="24"/>
          <w:szCs w:val="24"/>
        </w:rPr>
        <w:t>XXXXXXXXXXXXXXXX</w:t>
      </w:r>
      <w:r w:rsidR="00332C55" w:rsidRPr="009C18D9">
        <w:rPr>
          <w:rFonts w:ascii="Arial" w:hAnsi="Arial" w:cs="Arial"/>
          <w:bCs/>
          <w:sz w:val="24"/>
          <w:szCs w:val="24"/>
          <w:shd w:val="clear" w:color="auto" w:fill="FFFFFF"/>
        </w:rPr>
        <w:t>,</w:t>
      </w:r>
      <w:r w:rsidRPr="009C18D9">
        <w:rPr>
          <w:rFonts w:ascii="Arial" w:hAnsi="Arial" w:cs="Arial"/>
          <w:bCs/>
          <w:sz w:val="24"/>
          <w:szCs w:val="24"/>
          <w:shd w:val="clear" w:color="auto" w:fill="FFFFFF"/>
        </w:rPr>
        <w:t xml:space="preserve"> nº </w:t>
      </w:r>
      <w:r w:rsidR="00363172" w:rsidRPr="009C18D9">
        <w:rPr>
          <w:rFonts w:ascii="Arial" w:hAnsi="Arial" w:cs="Arial"/>
          <w:bCs/>
          <w:sz w:val="24"/>
          <w:szCs w:val="24"/>
          <w:shd w:val="clear" w:color="auto" w:fill="FFFFFF"/>
        </w:rPr>
        <w:t>XXXXX</w:t>
      </w:r>
      <w:r w:rsidRPr="009C18D9">
        <w:rPr>
          <w:rFonts w:ascii="Arial" w:hAnsi="Arial" w:cs="Arial"/>
          <w:bCs/>
          <w:sz w:val="24"/>
          <w:szCs w:val="24"/>
          <w:shd w:val="clear" w:color="auto" w:fill="FFFFFF"/>
        </w:rPr>
        <w:t xml:space="preserve">, bairro </w:t>
      </w:r>
      <w:r w:rsidR="00363172" w:rsidRPr="009C18D9">
        <w:rPr>
          <w:rFonts w:ascii="Arial" w:hAnsi="Arial" w:cs="Arial"/>
          <w:bCs/>
          <w:sz w:val="24"/>
          <w:szCs w:val="24"/>
          <w:shd w:val="clear" w:color="auto" w:fill="FFFFFF"/>
        </w:rPr>
        <w:t>XXXXXXXXXX</w:t>
      </w:r>
      <w:r w:rsidRPr="009C18D9">
        <w:rPr>
          <w:rFonts w:ascii="Arial" w:hAnsi="Arial" w:cs="Arial"/>
          <w:sz w:val="24"/>
          <w:szCs w:val="24"/>
        </w:rPr>
        <w:t xml:space="preserve"> na cidade </w:t>
      </w:r>
      <w:r w:rsidR="00363172" w:rsidRPr="009C18D9">
        <w:rPr>
          <w:rFonts w:ascii="Arial" w:hAnsi="Arial" w:cs="Arial"/>
          <w:sz w:val="24"/>
          <w:szCs w:val="24"/>
        </w:rPr>
        <w:t>XXX</w:t>
      </w:r>
      <w:r w:rsidR="007E6972" w:rsidRPr="009C18D9">
        <w:rPr>
          <w:rFonts w:ascii="Arial" w:hAnsi="Arial" w:cs="Arial"/>
          <w:sz w:val="24"/>
          <w:szCs w:val="24"/>
        </w:rPr>
        <w:t>/MG</w:t>
      </w:r>
      <w:r w:rsidRPr="009C18D9">
        <w:rPr>
          <w:rFonts w:ascii="Arial" w:hAnsi="Arial" w:cs="Arial"/>
          <w:sz w:val="24"/>
          <w:szCs w:val="24"/>
        </w:rPr>
        <w:t xml:space="preserve">, CEP: </w:t>
      </w:r>
      <w:r w:rsidR="00363172" w:rsidRPr="009C18D9">
        <w:rPr>
          <w:rFonts w:ascii="Arial" w:hAnsi="Arial" w:cs="Arial"/>
          <w:sz w:val="24"/>
          <w:szCs w:val="24"/>
        </w:rPr>
        <w:t>XXX</w:t>
      </w:r>
      <w:r w:rsidRPr="009C18D9">
        <w:rPr>
          <w:rFonts w:ascii="Arial" w:hAnsi="Arial" w:cs="Arial"/>
          <w:sz w:val="24"/>
          <w:szCs w:val="24"/>
        </w:rPr>
        <w:t xml:space="preserve"> inscrita no CNPJ sob nº </w:t>
      </w:r>
      <w:r w:rsidR="00363172" w:rsidRPr="009C18D9">
        <w:rPr>
          <w:rFonts w:ascii="Arial" w:hAnsi="Arial" w:cs="Arial"/>
          <w:sz w:val="24"/>
          <w:szCs w:val="24"/>
        </w:rPr>
        <w:t xml:space="preserve">XXXXXXXXXXXX, neste ato representada por </w:t>
      </w:r>
      <w:proofErr w:type="spellStart"/>
      <w:r w:rsidR="00363172" w:rsidRPr="009C18D9">
        <w:rPr>
          <w:rFonts w:ascii="Arial" w:hAnsi="Arial" w:cs="Arial"/>
          <w:sz w:val="24"/>
          <w:szCs w:val="24"/>
        </w:rPr>
        <w:t>xxxxxxxxxxxxxxxxx</w:t>
      </w:r>
      <w:proofErr w:type="spellEnd"/>
      <w:r w:rsidR="00363172" w:rsidRPr="009C18D9">
        <w:rPr>
          <w:rFonts w:ascii="Arial" w:hAnsi="Arial" w:cs="Arial"/>
          <w:sz w:val="24"/>
          <w:szCs w:val="24"/>
        </w:rPr>
        <w:t xml:space="preserve"> doravante</w:t>
      </w:r>
      <w:r w:rsidRPr="009C18D9">
        <w:rPr>
          <w:rFonts w:ascii="Arial" w:hAnsi="Arial" w:cs="Arial"/>
          <w:sz w:val="24"/>
          <w:szCs w:val="24"/>
        </w:rPr>
        <w:t xml:space="preserve"> denominada </w:t>
      </w:r>
      <w:r w:rsidRPr="009C18D9">
        <w:rPr>
          <w:rFonts w:ascii="Arial" w:hAnsi="Arial" w:cs="Arial"/>
          <w:b/>
          <w:sz w:val="24"/>
          <w:szCs w:val="24"/>
        </w:rPr>
        <w:t>CONTRATANTE</w:t>
      </w:r>
      <w:r w:rsidRPr="009C18D9">
        <w:rPr>
          <w:rFonts w:ascii="Arial" w:hAnsi="Arial" w:cs="Arial"/>
          <w:sz w:val="24"/>
          <w:szCs w:val="24"/>
        </w:rPr>
        <w:t>.</w:t>
      </w:r>
    </w:p>
    <w:p w14:paraId="2E4A3A9F" w14:textId="14B625B3" w:rsidR="00970808" w:rsidRPr="009C18D9" w:rsidRDefault="00970808" w:rsidP="00970808">
      <w:pPr>
        <w:jc w:val="both"/>
        <w:rPr>
          <w:rFonts w:ascii="Arial" w:hAnsi="Arial" w:cs="Arial"/>
          <w:b/>
          <w:sz w:val="24"/>
          <w:szCs w:val="24"/>
        </w:rPr>
      </w:pPr>
      <w:r w:rsidRPr="009C18D9">
        <w:rPr>
          <w:rFonts w:ascii="Arial" w:hAnsi="Arial" w:cs="Arial"/>
          <w:b/>
          <w:sz w:val="24"/>
          <w:szCs w:val="24"/>
        </w:rPr>
        <w:t xml:space="preserve">CONTRATADA: PROMOVER </w:t>
      </w:r>
      <w:r w:rsidR="00F51FE0" w:rsidRPr="009C18D9">
        <w:rPr>
          <w:rFonts w:ascii="Arial" w:hAnsi="Arial" w:cs="Arial"/>
          <w:b/>
          <w:sz w:val="24"/>
          <w:szCs w:val="24"/>
        </w:rPr>
        <w:t>VIGILANCIA PATRIMONIAL</w:t>
      </w:r>
      <w:r w:rsidR="009831F7" w:rsidRPr="009C18D9">
        <w:rPr>
          <w:rFonts w:ascii="Arial" w:hAnsi="Arial" w:cs="Arial"/>
          <w:b/>
          <w:sz w:val="24"/>
          <w:szCs w:val="24"/>
        </w:rPr>
        <w:t xml:space="preserve"> LTDA</w:t>
      </w:r>
      <w:r w:rsidRPr="009C18D9">
        <w:rPr>
          <w:rFonts w:ascii="Arial" w:hAnsi="Arial" w:cs="Arial"/>
          <w:sz w:val="24"/>
          <w:szCs w:val="24"/>
        </w:rPr>
        <w:t xml:space="preserve">, com sede na Rua </w:t>
      </w:r>
      <w:r w:rsidR="00F51FE0" w:rsidRPr="009C18D9">
        <w:rPr>
          <w:rFonts w:ascii="Arial" w:hAnsi="Arial" w:cs="Arial"/>
          <w:sz w:val="24"/>
          <w:szCs w:val="24"/>
        </w:rPr>
        <w:t>Coronel Joao Camargos</w:t>
      </w:r>
      <w:r w:rsidRPr="009C18D9">
        <w:rPr>
          <w:rFonts w:ascii="Arial" w:hAnsi="Arial" w:cs="Arial"/>
          <w:sz w:val="24"/>
          <w:szCs w:val="24"/>
        </w:rPr>
        <w:t>,</w:t>
      </w:r>
      <w:r w:rsidR="00F51FE0" w:rsidRPr="009C18D9">
        <w:rPr>
          <w:rFonts w:ascii="Arial" w:hAnsi="Arial" w:cs="Arial"/>
          <w:sz w:val="24"/>
          <w:szCs w:val="24"/>
        </w:rPr>
        <w:t>26</w:t>
      </w:r>
      <w:r w:rsidRPr="009C18D9">
        <w:rPr>
          <w:rFonts w:ascii="Arial" w:hAnsi="Arial" w:cs="Arial"/>
          <w:sz w:val="24"/>
          <w:szCs w:val="24"/>
        </w:rPr>
        <w:t xml:space="preserve">7, Bairro Centro, Contagem/MG, CEP: </w:t>
      </w:r>
      <w:r w:rsidR="009831F7" w:rsidRPr="009C18D9">
        <w:rPr>
          <w:rFonts w:ascii="Arial" w:hAnsi="Arial" w:cs="Arial"/>
          <w:sz w:val="24"/>
          <w:szCs w:val="24"/>
        </w:rPr>
        <w:t>320</w:t>
      </w:r>
      <w:r w:rsidR="00F51FE0" w:rsidRPr="009C18D9">
        <w:rPr>
          <w:rFonts w:ascii="Arial" w:hAnsi="Arial" w:cs="Arial"/>
          <w:sz w:val="24"/>
          <w:szCs w:val="24"/>
        </w:rPr>
        <w:t>40</w:t>
      </w:r>
      <w:r w:rsidR="009831F7" w:rsidRPr="009C18D9">
        <w:rPr>
          <w:rFonts w:ascii="Arial" w:hAnsi="Arial" w:cs="Arial"/>
          <w:sz w:val="24"/>
          <w:szCs w:val="24"/>
        </w:rPr>
        <w:t>-</w:t>
      </w:r>
      <w:r w:rsidR="00F51FE0" w:rsidRPr="009C18D9">
        <w:rPr>
          <w:rFonts w:ascii="Arial" w:hAnsi="Arial" w:cs="Arial"/>
          <w:sz w:val="24"/>
          <w:szCs w:val="24"/>
        </w:rPr>
        <w:t>620</w:t>
      </w:r>
      <w:r w:rsidRPr="009C18D9">
        <w:rPr>
          <w:rFonts w:ascii="Arial" w:hAnsi="Arial" w:cs="Arial"/>
          <w:sz w:val="24"/>
          <w:szCs w:val="24"/>
        </w:rPr>
        <w:t xml:space="preserve">, inscrita no CNPJ sob. Nº </w:t>
      </w:r>
      <w:r w:rsidR="00F51FE0" w:rsidRPr="009C18D9">
        <w:rPr>
          <w:rFonts w:ascii="Arial" w:hAnsi="Arial" w:cs="Arial"/>
          <w:sz w:val="24"/>
          <w:szCs w:val="24"/>
        </w:rPr>
        <w:t>43.576.260/0001-12</w:t>
      </w:r>
      <w:r w:rsidRPr="009C18D9">
        <w:rPr>
          <w:rFonts w:ascii="Arial" w:hAnsi="Arial" w:cs="Arial"/>
          <w:sz w:val="24"/>
          <w:szCs w:val="24"/>
        </w:rPr>
        <w:t xml:space="preserve"> doravante denominada </w:t>
      </w:r>
      <w:r w:rsidRPr="009C18D9">
        <w:rPr>
          <w:rFonts w:ascii="Arial" w:hAnsi="Arial" w:cs="Arial"/>
          <w:b/>
          <w:sz w:val="24"/>
          <w:szCs w:val="24"/>
        </w:rPr>
        <w:t>CONTRATADA</w:t>
      </w:r>
      <w:r w:rsidRPr="009C18D9">
        <w:rPr>
          <w:rFonts w:ascii="Arial" w:hAnsi="Arial" w:cs="Arial"/>
          <w:sz w:val="24"/>
          <w:szCs w:val="24"/>
        </w:rPr>
        <w:t>.</w:t>
      </w:r>
    </w:p>
    <w:p w14:paraId="53CB4DCA" w14:textId="4E8323DD" w:rsidR="00970808" w:rsidRPr="009C18D9" w:rsidRDefault="00970808" w:rsidP="00970808">
      <w:pPr>
        <w:jc w:val="both"/>
        <w:rPr>
          <w:rFonts w:ascii="Arial" w:hAnsi="Arial" w:cs="Arial"/>
          <w:b/>
          <w:sz w:val="24"/>
          <w:szCs w:val="24"/>
          <w:u w:val="single"/>
        </w:rPr>
      </w:pPr>
      <w:r w:rsidRPr="009C18D9">
        <w:rPr>
          <w:rFonts w:ascii="Arial" w:hAnsi="Arial" w:cs="Arial"/>
          <w:b/>
          <w:sz w:val="24"/>
          <w:szCs w:val="24"/>
          <w:u w:val="single"/>
        </w:rPr>
        <w:t>CLÁUSULA SEGUNDA – Objeto:</w:t>
      </w:r>
    </w:p>
    <w:p w14:paraId="6509C099" w14:textId="4D17D218" w:rsidR="000D5215" w:rsidRPr="009C18D9" w:rsidRDefault="00970808" w:rsidP="00970808">
      <w:pPr>
        <w:jc w:val="both"/>
        <w:rPr>
          <w:rFonts w:ascii="Arial" w:hAnsi="Arial" w:cs="Arial"/>
          <w:sz w:val="24"/>
          <w:szCs w:val="24"/>
        </w:rPr>
      </w:pPr>
      <w:r w:rsidRPr="009C18D9">
        <w:rPr>
          <w:rFonts w:ascii="Arial" w:hAnsi="Arial" w:cs="Arial"/>
          <w:sz w:val="24"/>
          <w:szCs w:val="24"/>
        </w:rPr>
        <w:t xml:space="preserve">Constitui objeto do presente Contrato o fornecimento, pela </w:t>
      </w:r>
      <w:r w:rsidRPr="009C18D9">
        <w:rPr>
          <w:rFonts w:ascii="Arial" w:hAnsi="Arial" w:cs="Arial"/>
          <w:b/>
          <w:sz w:val="24"/>
          <w:szCs w:val="24"/>
        </w:rPr>
        <w:t xml:space="preserve">CONTRATADA </w:t>
      </w:r>
      <w:r w:rsidRPr="009C18D9">
        <w:rPr>
          <w:rFonts w:ascii="Arial" w:hAnsi="Arial" w:cs="Arial"/>
          <w:sz w:val="24"/>
          <w:szCs w:val="24"/>
        </w:rPr>
        <w:t>ao</w:t>
      </w:r>
      <w:r w:rsidRPr="009C18D9">
        <w:rPr>
          <w:rFonts w:ascii="Arial" w:hAnsi="Arial" w:cs="Arial"/>
          <w:b/>
          <w:sz w:val="24"/>
          <w:szCs w:val="24"/>
        </w:rPr>
        <w:t xml:space="preserve"> CONTRATANTE,</w:t>
      </w:r>
      <w:r w:rsidRPr="009C18D9">
        <w:rPr>
          <w:rFonts w:ascii="Arial" w:hAnsi="Arial" w:cs="Arial"/>
          <w:sz w:val="24"/>
          <w:szCs w:val="24"/>
        </w:rPr>
        <w:t xml:space="preserve"> de mão de obra qualificada para a realização dos serviços de </w:t>
      </w:r>
      <w:r w:rsidR="00363172" w:rsidRPr="009C18D9">
        <w:rPr>
          <w:rFonts w:ascii="Arial" w:hAnsi="Arial" w:cs="Arial"/>
          <w:sz w:val="24"/>
          <w:szCs w:val="24"/>
        </w:rPr>
        <w:t>conforme proposta comercial</w:t>
      </w:r>
      <w:r w:rsidR="00F0687E" w:rsidRPr="009C18D9">
        <w:rPr>
          <w:rFonts w:ascii="Arial" w:hAnsi="Arial" w:cs="Arial"/>
          <w:sz w:val="24"/>
          <w:szCs w:val="24"/>
        </w:rPr>
        <w:t xml:space="preserve"> com escopo e local da prestação dos serviços,</w:t>
      </w:r>
      <w:r w:rsidR="00363172" w:rsidRPr="009C18D9">
        <w:rPr>
          <w:rFonts w:ascii="Arial" w:hAnsi="Arial" w:cs="Arial"/>
          <w:sz w:val="24"/>
          <w:szCs w:val="24"/>
        </w:rPr>
        <w:t xml:space="preserve"> </w:t>
      </w:r>
      <w:r w:rsidR="00F0687E" w:rsidRPr="009C18D9">
        <w:rPr>
          <w:rFonts w:ascii="Arial" w:hAnsi="Arial" w:cs="Arial"/>
          <w:sz w:val="24"/>
          <w:szCs w:val="24"/>
        </w:rPr>
        <w:t>que compõe os anexos deste presente contrato.</w:t>
      </w:r>
    </w:p>
    <w:p w14:paraId="33779AB9" w14:textId="25E3B717" w:rsidR="00970808" w:rsidRPr="009C18D9" w:rsidRDefault="00970808" w:rsidP="00970808">
      <w:pPr>
        <w:jc w:val="both"/>
        <w:rPr>
          <w:rFonts w:ascii="Arial" w:hAnsi="Arial" w:cs="Arial"/>
          <w:sz w:val="24"/>
          <w:szCs w:val="24"/>
        </w:rPr>
      </w:pPr>
      <w:r w:rsidRPr="009C18D9">
        <w:rPr>
          <w:rFonts w:ascii="Arial" w:hAnsi="Arial" w:cs="Arial"/>
          <w:b/>
          <w:sz w:val="24"/>
          <w:szCs w:val="24"/>
        </w:rPr>
        <w:t xml:space="preserve">   Parágrafo Primeiro:</w:t>
      </w:r>
      <w:r w:rsidRPr="009C18D9">
        <w:rPr>
          <w:rFonts w:ascii="Arial" w:hAnsi="Arial" w:cs="Arial"/>
          <w:sz w:val="24"/>
          <w:szCs w:val="24"/>
        </w:rPr>
        <w:t xml:space="preserve"> Para a execução dos serviços objeto do presente Contrato, a </w:t>
      </w:r>
      <w:r w:rsidRPr="009C18D9">
        <w:rPr>
          <w:rFonts w:ascii="Arial" w:hAnsi="Arial" w:cs="Arial"/>
          <w:b/>
          <w:sz w:val="24"/>
          <w:szCs w:val="24"/>
        </w:rPr>
        <w:t xml:space="preserve">CONTRATADA </w:t>
      </w:r>
      <w:r w:rsidRPr="009C18D9">
        <w:rPr>
          <w:rFonts w:ascii="Arial" w:hAnsi="Arial" w:cs="Arial"/>
          <w:sz w:val="24"/>
          <w:szCs w:val="24"/>
        </w:rPr>
        <w:t>manterá o efetivo:</w:t>
      </w:r>
    </w:p>
    <w:p w14:paraId="2BF3B510" w14:textId="77777777" w:rsidR="000D5215" w:rsidRPr="009C18D9" w:rsidRDefault="000D5215" w:rsidP="00970808">
      <w:pPr>
        <w:jc w:val="both"/>
        <w:rPr>
          <w:rFonts w:ascii="Arial" w:hAnsi="Arial" w:cs="Arial"/>
          <w:sz w:val="24"/>
          <w:szCs w:val="24"/>
        </w:rPr>
      </w:pPr>
    </w:p>
    <w:p w14:paraId="4573CCAC" w14:textId="29749B59" w:rsidR="00970808" w:rsidRPr="009C18D9" w:rsidRDefault="00F0687E" w:rsidP="00D4133F">
      <w:pPr>
        <w:pStyle w:val="PargrafodaLista"/>
        <w:numPr>
          <w:ilvl w:val="0"/>
          <w:numId w:val="9"/>
        </w:numPr>
        <w:spacing w:after="0" w:line="240" w:lineRule="auto"/>
        <w:ind w:left="360"/>
        <w:jc w:val="both"/>
        <w:rPr>
          <w:rFonts w:ascii="Arial" w:hAnsi="Arial" w:cs="Arial"/>
          <w:sz w:val="24"/>
          <w:szCs w:val="24"/>
        </w:rPr>
      </w:pPr>
      <w:r w:rsidRPr="009C18D9">
        <w:rPr>
          <w:rFonts w:ascii="Arial" w:hAnsi="Arial" w:cs="Arial"/>
          <w:b/>
          <w:sz w:val="24"/>
          <w:szCs w:val="24"/>
        </w:rPr>
        <w:t>Vide proposta comercial em anexo</w:t>
      </w:r>
    </w:p>
    <w:p w14:paraId="4DA04E94" w14:textId="77777777" w:rsidR="00970808" w:rsidRPr="009C18D9" w:rsidRDefault="00970808" w:rsidP="007E6972">
      <w:pPr>
        <w:spacing w:after="0" w:line="240" w:lineRule="auto"/>
        <w:jc w:val="both"/>
        <w:rPr>
          <w:rFonts w:ascii="Arial" w:hAnsi="Arial" w:cs="Arial"/>
          <w:sz w:val="24"/>
          <w:szCs w:val="24"/>
        </w:rPr>
      </w:pPr>
    </w:p>
    <w:p w14:paraId="6D03F259" w14:textId="19F36ACB" w:rsidR="00970808" w:rsidRPr="009C18D9" w:rsidRDefault="00970808" w:rsidP="00970808">
      <w:pPr>
        <w:jc w:val="both"/>
        <w:rPr>
          <w:rFonts w:ascii="Arial" w:hAnsi="Arial" w:cs="Arial"/>
          <w:sz w:val="24"/>
          <w:szCs w:val="24"/>
        </w:rPr>
      </w:pPr>
      <w:r w:rsidRPr="009C18D9">
        <w:rPr>
          <w:rFonts w:ascii="Arial" w:hAnsi="Arial" w:cs="Arial"/>
          <w:b/>
          <w:sz w:val="24"/>
          <w:szCs w:val="24"/>
        </w:rPr>
        <w:t xml:space="preserve">   Parágrafo Segundo:</w:t>
      </w:r>
      <w:r w:rsidRPr="009C18D9">
        <w:rPr>
          <w:rFonts w:ascii="Arial" w:hAnsi="Arial" w:cs="Arial"/>
          <w:sz w:val="24"/>
          <w:szCs w:val="24"/>
        </w:rPr>
        <w:t xml:space="preserve"> A </w:t>
      </w:r>
      <w:r w:rsidRPr="009C18D9">
        <w:rPr>
          <w:rFonts w:ascii="Arial" w:hAnsi="Arial" w:cs="Arial"/>
          <w:b/>
          <w:sz w:val="24"/>
          <w:szCs w:val="24"/>
        </w:rPr>
        <w:t>CONTRATADA</w:t>
      </w:r>
      <w:r w:rsidRPr="009C18D9">
        <w:rPr>
          <w:rFonts w:ascii="Arial" w:hAnsi="Arial" w:cs="Arial"/>
          <w:sz w:val="24"/>
          <w:szCs w:val="24"/>
        </w:rPr>
        <w:t xml:space="preserve"> manterá profissional devidamente habilitado e especializado, treinado e devidamente identificado durante a execução dos serviços ora Contratados.</w:t>
      </w:r>
    </w:p>
    <w:p w14:paraId="6AC6CA46" w14:textId="59F370A1" w:rsidR="00970808" w:rsidRPr="009C18D9" w:rsidRDefault="00970808" w:rsidP="00970808">
      <w:pPr>
        <w:jc w:val="both"/>
        <w:rPr>
          <w:rFonts w:ascii="Arial" w:hAnsi="Arial" w:cs="Arial"/>
          <w:sz w:val="24"/>
          <w:szCs w:val="24"/>
        </w:rPr>
      </w:pPr>
      <w:r w:rsidRPr="009C18D9">
        <w:rPr>
          <w:rFonts w:ascii="Arial" w:hAnsi="Arial" w:cs="Arial"/>
          <w:b/>
          <w:sz w:val="24"/>
          <w:szCs w:val="24"/>
        </w:rPr>
        <w:t xml:space="preserve">   Parágrafo Terceiro:</w:t>
      </w:r>
      <w:r w:rsidRPr="009C18D9">
        <w:rPr>
          <w:rFonts w:ascii="Arial" w:hAnsi="Arial" w:cs="Arial"/>
          <w:sz w:val="24"/>
          <w:szCs w:val="24"/>
        </w:rPr>
        <w:t xml:space="preserve"> O </w:t>
      </w:r>
      <w:r w:rsidR="003625BB" w:rsidRPr="009C18D9">
        <w:rPr>
          <w:rFonts w:ascii="Arial" w:hAnsi="Arial" w:cs="Arial"/>
          <w:sz w:val="24"/>
          <w:szCs w:val="24"/>
        </w:rPr>
        <w:t>funcionário disponibilizado pel</w:t>
      </w:r>
      <w:r w:rsidRPr="009C18D9">
        <w:rPr>
          <w:rFonts w:ascii="Arial" w:hAnsi="Arial" w:cs="Arial"/>
          <w:sz w:val="24"/>
          <w:szCs w:val="24"/>
        </w:rPr>
        <w:t xml:space="preserve">a </w:t>
      </w:r>
      <w:r w:rsidRPr="009C18D9">
        <w:rPr>
          <w:rFonts w:ascii="Arial" w:hAnsi="Arial" w:cs="Arial"/>
          <w:b/>
          <w:sz w:val="24"/>
          <w:szCs w:val="24"/>
        </w:rPr>
        <w:t>CONTRATADA</w:t>
      </w:r>
      <w:r w:rsidRPr="009C18D9">
        <w:rPr>
          <w:rFonts w:ascii="Arial" w:hAnsi="Arial" w:cs="Arial"/>
          <w:sz w:val="24"/>
          <w:szCs w:val="24"/>
        </w:rPr>
        <w:t xml:space="preserve"> respeitará os horários e escala devidamente aprovados pela </w:t>
      </w:r>
      <w:r w:rsidRPr="009C18D9">
        <w:rPr>
          <w:rFonts w:ascii="Arial" w:hAnsi="Arial" w:cs="Arial"/>
          <w:b/>
          <w:sz w:val="24"/>
          <w:szCs w:val="24"/>
        </w:rPr>
        <w:t>CONTRATANTE</w:t>
      </w:r>
      <w:r w:rsidRPr="009C18D9">
        <w:rPr>
          <w:rFonts w:ascii="Arial" w:hAnsi="Arial" w:cs="Arial"/>
          <w:sz w:val="24"/>
          <w:szCs w:val="24"/>
        </w:rPr>
        <w:t>, desde que respeitada a Legislação Brasileira pertinente</w:t>
      </w:r>
      <w:ins w:id="0" w:author="Gabriela Dantas Gaspar" w:date="2025-02-17T15:26:00Z">
        <w:r w:rsidR="00DA37C6" w:rsidRPr="009C18D9">
          <w:rPr>
            <w:rFonts w:ascii="Arial" w:hAnsi="Arial" w:cs="Arial"/>
            <w:sz w:val="24"/>
            <w:szCs w:val="24"/>
          </w:rPr>
          <w:t>.</w:t>
        </w:r>
      </w:ins>
    </w:p>
    <w:p w14:paraId="39E5F00D" w14:textId="57ABD945" w:rsidR="00970808" w:rsidRPr="009C18D9" w:rsidRDefault="00970808" w:rsidP="00970808">
      <w:pPr>
        <w:jc w:val="both"/>
        <w:rPr>
          <w:rFonts w:ascii="Arial" w:hAnsi="Arial" w:cs="Arial"/>
          <w:sz w:val="24"/>
          <w:szCs w:val="24"/>
        </w:rPr>
      </w:pPr>
      <w:r w:rsidRPr="009C18D9">
        <w:rPr>
          <w:rFonts w:ascii="Arial" w:hAnsi="Arial" w:cs="Arial"/>
          <w:b/>
          <w:sz w:val="24"/>
          <w:szCs w:val="24"/>
        </w:rPr>
        <w:t xml:space="preserve">   Parágrafo Quarto: </w:t>
      </w:r>
      <w:r w:rsidRPr="009C18D9">
        <w:rPr>
          <w:rFonts w:ascii="Arial" w:hAnsi="Arial" w:cs="Arial"/>
          <w:sz w:val="24"/>
          <w:szCs w:val="24"/>
        </w:rPr>
        <w:t xml:space="preserve">A </w:t>
      </w:r>
      <w:r w:rsidRPr="009C18D9">
        <w:rPr>
          <w:rFonts w:ascii="Arial" w:hAnsi="Arial" w:cs="Arial"/>
          <w:b/>
          <w:sz w:val="24"/>
          <w:szCs w:val="24"/>
        </w:rPr>
        <w:t xml:space="preserve">CONTRATADA </w:t>
      </w:r>
      <w:r w:rsidRPr="009C18D9">
        <w:rPr>
          <w:rFonts w:ascii="Arial" w:hAnsi="Arial" w:cs="Arial"/>
          <w:sz w:val="24"/>
          <w:szCs w:val="24"/>
        </w:rPr>
        <w:t>é a única e exclusiva responsável pela execução dos serviços ora contratados</w:t>
      </w:r>
      <w:r w:rsidR="00F0687E" w:rsidRPr="009C18D9">
        <w:rPr>
          <w:rFonts w:ascii="Arial" w:hAnsi="Arial" w:cs="Arial"/>
          <w:sz w:val="24"/>
          <w:szCs w:val="24"/>
        </w:rPr>
        <w:t xml:space="preserve">, </w:t>
      </w:r>
      <w:r w:rsidRPr="009C18D9">
        <w:rPr>
          <w:rFonts w:ascii="Arial" w:hAnsi="Arial" w:cs="Arial"/>
          <w:sz w:val="24"/>
          <w:szCs w:val="24"/>
        </w:rPr>
        <w:t xml:space="preserve">ficando a cargo </w:t>
      </w:r>
      <w:r w:rsidR="003E4796" w:rsidRPr="009C18D9">
        <w:rPr>
          <w:rFonts w:ascii="Arial" w:hAnsi="Arial" w:cs="Arial"/>
          <w:sz w:val="24"/>
          <w:szCs w:val="24"/>
        </w:rPr>
        <w:t xml:space="preserve">da </w:t>
      </w:r>
      <w:r w:rsidR="003E4796" w:rsidRPr="009C18D9">
        <w:rPr>
          <w:rFonts w:ascii="Arial" w:hAnsi="Arial" w:cs="Arial"/>
          <w:b/>
          <w:bCs/>
          <w:sz w:val="24"/>
          <w:szCs w:val="24"/>
        </w:rPr>
        <w:t>CONTRATADA</w:t>
      </w:r>
      <w:r w:rsidRPr="009C18D9">
        <w:rPr>
          <w:rFonts w:ascii="Arial" w:hAnsi="Arial" w:cs="Arial"/>
          <w:b/>
          <w:bCs/>
          <w:sz w:val="24"/>
          <w:szCs w:val="24"/>
        </w:rPr>
        <w:t xml:space="preserve">, </w:t>
      </w:r>
      <w:r w:rsidRPr="009C18D9">
        <w:rPr>
          <w:rFonts w:ascii="Arial" w:hAnsi="Arial" w:cs="Arial"/>
          <w:sz w:val="24"/>
          <w:szCs w:val="24"/>
        </w:rPr>
        <w:t xml:space="preserve">bem como a remuneração </w:t>
      </w:r>
      <w:r w:rsidR="00DA37C6" w:rsidRPr="009C18D9">
        <w:rPr>
          <w:rFonts w:ascii="Arial" w:hAnsi="Arial" w:cs="Arial"/>
          <w:sz w:val="24"/>
          <w:szCs w:val="24"/>
        </w:rPr>
        <w:t xml:space="preserve">pelos serviços contratados no âmbito do presente </w:t>
      </w:r>
      <w:r w:rsidRPr="009C18D9">
        <w:rPr>
          <w:rFonts w:ascii="Arial" w:hAnsi="Arial" w:cs="Arial"/>
          <w:sz w:val="24"/>
          <w:szCs w:val="24"/>
        </w:rPr>
        <w:t>Contrato.</w:t>
      </w:r>
    </w:p>
    <w:p w14:paraId="68B21B6C" w14:textId="4E2E795F" w:rsidR="00970808" w:rsidRPr="009C18D9" w:rsidRDefault="00970808" w:rsidP="00970808">
      <w:pPr>
        <w:jc w:val="both"/>
        <w:rPr>
          <w:rFonts w:ascii="Arial" w:hAnsi="Arial" w:cs="Arial"/>
          <w:sz w:val="24"/>
          <w:szCs w:val="24"/>
        </w:rPr>
      </w:pPr>
      <w:r w:rsidRPr="009C18D9">
        <w:rPr>
          <w:rFonts w:ascii="Arial" w:hAnsi="Arial" w:cs="Arial"/>
          <w:b/>
          <w:sz w:val="24"/>
          <w:szCs w:val="24"/>
        </w:rPr>
        <w:t xml:space="preserve">   Parágrafo Quinto: </w:t>
      </w:r>
      <w:r w:rsidRPr="009C18D9">
        <w:rPr>
          <w:rFonts w:ascii="Arial" w:hAnsi="Arial" w:cs="Arial"/>
          <w:sz w:val="24"/>
          <w:szCs w:val="24"/>
        </w:rPr>
        <w:t xml:space="preserve">Os serviços ora contratados deverão ser prestados dentro dos melhores padrões de qualidade e competência, através de profissionais habilitados, utilizando-se da melhor técnica disponível para trabalhos dessa natureza e realizando os serviços com zelo e diligência, em rigorosa observância às legislações trabalhista, previdenciária e securitária, assegurando-se à </w:t>
      </w:r>
      <w:r w:rsidRPr="009C18D9">
        <w:rPr>
          <w:rFonts w:ascii="Arial" w:hAnsi="Arial" w:cs="Arial"/>
          <w:b/>
          <w:sz w:val="24"/>
          <w:szCs w:val="24"/>
        </w:rPr>
        <w:t>CONTRATANTE</w:t>
      </w:r>
      <w:r w:rsidRPr="009C18D9">
        <w:rPr>
          <w:rFonts w:ascii="Arial" w:hAnsi="Arial" w:cs="Arial"/>
          <w:sz w:val="24"/>
          <w:szCs w:val="24"/>
        </w:rPr>
        <w:t xml:space="preserve"> o direito</w:t>
      </w:r>
      <w:r w:rsidRPr="009C18D9">
        <w:rPr>
          <w:rFonts w:ascii="Arial" w:hAnsi="Arial" w:cs="Arial"/>
          <w:b/>
          <w:sz w:val="24"/>
          <w:szCs w:val="24"/>
        </w:rPr>
        <w:t xml:space="preserve"> </w:t>
      </w:r>
      <w:r w:rsidRPr="009C18D9">
        <w:rPr>
          <w:rFonts w:ascii="Arial" w:hAnsi="Arial" w:cs="Arial"/>
          <w:sz w:val="24"/>
          <w:szCs w:val="24"/>
        </w:rPr>
        <w:t>de fiscalizá-los e obrigando-se</w:t>
      </w:r>
      <w:r w:rsidRPr="009C18D9">
        <w:rPr>
          <w:rFonts w:ascii="Arial" w:hAnsi="Arial" w:cs="Arial"/>
          <w:b/>
          <w:sz w:val="24"/>
          <w:szCs w:val="24"/>
        </w:rPr>
        <w:t xml:space="preserve"> </w:t>
      </w:r>
      <w:r w:rsidRPr="009C18D9">
        <w:rPr>
          <w:rFonts w:ascii="Arial" w:hAnsi="Arial" w:cs="Arial"/>
          <w:sz w:val="24"/>
          <w:szCs w:val="24"/>
        </w:rPr>
        <w:t xml:space="preserve">a </w:t>
      </w:r>
      <w:r w:rsidRPr="009C18D9">
        <w:rPr>
          <w:rFonts w:ascii="Arial" w:hAnsi="Arial" w:cs="Arial"/>
          <w:b/>
          <w:sz w:val="24"/>
          <w:szCs w:val="24"/>
        </w:rPr>
        <w:t xml:space="preserve">CONTRATADA </w:t>
      </w:r>
      <w:r w:rsidRPr="009C18D9">
        <w:rPr>
          <w:rFonts w:ascii="Arial" w:hAnsi="Arial" w:cs="Arial"/>
          <w:sz w:val="24"/>
          <w:szCs w:val="24"/>
        </w:rPr>
        <w:t xml:space="preserve">a </w:t>
      </w:r>
      <w:r w:rsidRPr="009C18D9">
        <w:rPr>
          <w:rFonts w:ascii="Arial" w:hAnsi="Arial" w:cs="Arial"/>
          <w:sz w:val="24"/>
          <w:szCs w:val="24"/>
        </w:rPr>
        <w:lastRenderedPageBreak/>
        <w:t>atender prontamente todas as observações que lhe forem feitas pela fiscalização. A exigência da ação fiscalizadora da</w:t>
      </w:r>
      <w:r w:rsidRPr="009C18D9">
        <w:rPr>
          <w:rFonts w:ascii="Arial" w:hAnsi="Arial" w:cs="Arial"/>
          <w:b/>
          <w:sz w:val="24"/>
          <w:szCs w:val="24"/>
        </w:rPr>
        <w:t xml:space="preserve"> CONTRATANTE </w:t>
      </w:r>
      <w:r w:rsidRPr="009C18D9">
        <w:rPr>
          <w:rFonts w:ascii="Arial" w:hAnsi="Arial" w:cs="Arial"/>
          <w:sz w:val="24"/>
          <w:szCs w:val="24"/>
        </w:rPr>
        <w:t xml:space="preserve">não exclui e nem diminui a completa e total responsabilidade da </w:t>
      </w:r>
      <w:r w:rsidRPr="009C18D9">
        <w:rPr>
          <w:rFonts w:ascii="Arial" w:hAnsi="Arial" w:cs="Arial"/>
          <w:b/>
          <w:sz w:val="24"/>
          <w:szCs w:val="24"/>
        </w:rPr>
        <w:t xml:space="preserve">CONTRATADA </w:t>
      </w:r>
      <w:r w:rsidRPr="009C18D9">
        <w:rPr>
          <w:rFonts w:ascii="Arial" w:hAnsi="Arial" w:cs="Arial"/>
          <w:sz w:val="24"/>
          <w:szCs w:val="24"/>
        </w:rPr>
        <w:t>pelos serviços executados.</w:t>
      </w:r>
    </w:p>
    <w:p w14:paraId="1F7DCB9D" w14:textId="597427F4" w:rsidR="00970808" w:rsidRPr="009C18D9" w:rsidRDefault="00970808" w:rsidP="00970808">
      <w:pPr>
        <w:jc w:val="both"/>
        <w:rPr>
          <w:rFonts w:ascii="Arial" w:hAnsi="Arial" w:cs="Arial"/>
          <w:sz w:val="24"/>
          <w:szCs w:val="24"/>
        </w:rPr>
      </w:pPr>
      <w:r w:rsidRPr="009C18D9">
        <w:rPr>
          <w:rFonts w:ascii="Arial" w:hAnsi="Arial" w:cs="Arial"/>
          <w:b/>
          <w:sz w:val="24"/>
          <w:szCs w:val="24"/>
        </w:rPr>
        <w:t xml:space="preserve">    Parágrafo Sexto: </w:t>
      </w:r>
      <w:r w:rsidRPr="009C18D9">
        <w:rPr>
          <w:rFonts w:ascii="Arial" w:hAnsi="Arial" w:cs="Arial"/>
          <w:sz w:val="24"/>
          <w:szCs w:val="24"/>
        </w:rPr>
        <w:t xml:space="preserve">A </w:t>
      </w:r>
      <w:r w:rsidRPr="009C18D9">
        <w:rPr>
          <w:rFonts w:ascii="Arial" w:hAnsi="Arial" w:cs="Arial"/>
          <w:b/>
          <w:bCs/>
          <w:sz w:val="24"/>
          <w:szCs w:val="24"/>
        </w:rPr>
        <w:t>CONTRATANTE</w:t>
      </w:r>
      <w:r w:rsidRPr="009C18D9">
        <w:rPr>
          <w:rFonts w:ascii="Arial" w:hAnsi="Arial" w:cs="Arial"/>
          <w:sz w:val="24"/>
          <w:szCs w:val="24"/>
        </w:rPr>
        <w:t xml:space="preserve"> se reserva o direito de indicar as melhorias necessárias para o bom funcionamento dos serviços ora contratados.</w:t>
      </w:r>
      <w:ins w:id="1" w:author="Gabriela Dantas Gaspar" w:date="2025-02-17T15:27:00Z">
        <w:r w:rsidR="00182F18" w:rsidRPr="009C18D9">
          <w:rPr>
            <w:rFonts w:ascii="Arial" w:hAnsi="Arial" w:cs="Arial"/>
            <w:sz w:val="24"/>
            <w:szCs w:val="24"/>
          </w:rPr>
          <w:t xml:space="preserve"> </w:t>
        </w:r>
      </w:ins>
    </w:p>
    <w:p w14:paraId="0A9F14D4" w14:textId="3B5D6A28" w:rsidR="00DC338B" w:rsidRPr="009C18D9" w:rsidRDefault="00970808" w:rsidP="00970808">
      <w:pPr>
        <w:jc w:val="both"/>
        <w:rPr>
          <w:rFonts w:ascii="Arial" w:hAnsi="Arial" w:cs="Arial"/>
          <w:bCs/>
          <w:sz w:val="24"/>
          <w:szCs w:val="24"/>
        </w:rPr>
      </w:pPr>
      <w:r w:rsidRPr="009C18D9">
        <w:rPr>
          <w:rFonts w:ascii="Arial" w:hAnsi="Arial" w:cs="Arial"/>
          <w:b/>
          <w:sz w:val="24"/>
          <w:szCs w:val="24"/>
        </w:rPr>
        <w:t xml:space="preserve">    Parágrafo Sétimo: </w:t>
      </w:r>
      <w:r w:rsidRPr="009C18D9">
        <w:rPr>
          <w:rFonts w:ascii="Arial" w:hAnsi="Arial" w:cs="Arial"/>
          <w:sz w:val="24"/>
          <w:szCs w:val="24"/>
        </w:rPr>
        <w:t xml:space="preserve">A </w:t>
      </w:r>
      <w:r w:rsidRPr="009C18D9">
        <w:rPr>
          <w:rFonts w:ascii="Arial" w:hAnsi="Arial" w:cs="Arial"/>
          <w:b/>
          <w:sz w:val="24"/>
          <w:szCs w:val="24"/>
        </w:rPr>
        <w:t xml:space="preserve">CONTRATANTE </w:t>
      </w:r>
      <w:r w:rsidRPr="009C18D9">
        <w:rPr>
          <w:rFonts w:ascii="Arial" w:hAnsi="Arial" w:cs="Arial"/>
          <w:sz w:val="24"/>
          <w:szCs w:val="24"/>
        </w:rPr>
        <w:t xml:space="preserve">poderá recusar, total ou parcialmente, os serviços prestados, em razão de os mesmos se acharem em desacordo com o ajustado neste instrumento, ficando a </w:t>
      </w:r>
      <w:r w:rsidRPr="009C18D9">
        <w:rPr>
          <w:rFonts w:ascii="Arial" w:hAnsi="Arial" w:cs="Arial"/>
          <w:b/>
          <w:sz w:val="24"/>
          <w:szCs w:val="24"/>
        </w:rPr>
        <w:t>CONTRATADA</w:t>
      </w:r>
      <w:r w:rsidRPr="009C18D9">
        <w:rPr>
          <w:rFonts w:ascii="Arial" w:hAnsi="Arial" w:cs="Arial"/>
          <w:bCs/>
          <w:sz w:val="24"/>
          <w:szCs w:val="24"/>
        </w:rPr>
        <w:t>,</w:t>
      </w:r>
      <w:r w:rsidRPr="009C18D9">
        <w:rPr>
          <w:rFonts w:ascii="Arial" w:hAnsi="Arial" w:cs="Arial"/>
          <w:sz w:val="24"/>
          <w:szCs w:val="24"/>
        </w:rPr>
        <w:t xml:space="preserve"> nesta hipótese, obrigada a refazê-los ou completá-los, sem quaisquer ônus para a </w:t>
      </w:r>
      <w:r w:rsidRPr="009C18D9">
        <w:rPr>
          <w:rFonts w:ascii="Arial" w:hAnsi="Arial" w:cs="Arial"/>
          <w:b/>
          <w:sz w:val="24"/>
          <w:szCs w:val="24"/>
        </w:rPr>
        <w:t>CONTRATANTE</w:t>
      </w:r>
      <w:r w:rsidRPr="009C18D9">
        <w:rPr>
          <w:rFonts w:ascii="Arial" w:hAnsi="Arial" w:cs="Arial"/>
          <w:bCs/>
          <w:sz w:val="24"/>
          <w:szCs w:val="24"/>
        </w:rPr>
        <w:t>.</w:t>
      </w:r>
    </w:p>
    <w:p w14:paraId="6FEB05D4" w14:textId="77777777" w:rsidR="00970808" w:rsidRPr="009C18D9" w:rsidRDefault="00970808" w:rsidP="00970808">
      <w:pPr>
        <w:jc w:val="both"/>
        <w:rPr>
          <w:rFonts w:ascii="Arial" w:hAnsi="Arial" w:cs="Arial"/>
          <w:b/>
          <w:sz w:val="24"/>
          <w:szCs w:val="24"/>
          <w:u w:val="single"/>
        </w:rPr>
      </w:pPr>
      <w:r w:rsidRPr="009C18D9">
        <w:rPr>
          <w:rFonts w:ascii="Arial" w:hAnsi="Arial" w:cs="Arial"/>
          <w:b/>
          <w:sz w:val="24"/>
          <w:szCs w:val="24"/>
          <w:u w:val="single"/>
        </w:rPr>
        <w:t>CLÁUSULA TERCEIRA – Obrigações da Contratada</w:t>
      </w:r>
    </w:p>
    <w:p w14:paraId="264B93D2" w14:textId="77777777" w:rsidR="00970808" w:rsidRPr="009C18D9" w:rsidRDefault="00970808" w:rsidP="00970808">
      <w:pPr>
        <w:jc w:val="both"/>
        <w:rPr>
          <w:rFonts w:ascii="Arial" w:hAnsi="Arial" w:cs="Arial"/>
          <w:sz w:val="24"/>
          <w:szCs w:val="24"/>
        </w:rPr>
      </w:pPr>
    </w:p>
    <w:p w14:paraId="3C72B83B" w14:textId="77777777" w:rsidR="00970808" w:rsidRPr="009C18D9" w:rsidRDefault="00970808" w:rsidP="00970808">
      <w:pPr>
        <w:jc w:val="both"/>
        <w:rPr>
          <w:rFonts w:ascii="Arial" w:hAnsi="Arial" w:cs="Arial"/>
          <w:sz w:val="24"/>
          <w:szCs w:val="24"/>
        </w:rPr>
      </w:pPr>
      <w:r w:rsidRPr="009C18D9">
        <w:rPr>
          <w:rFonts w:ascii="Arial" w:hAnsi="Arial" w:cs="Arial"/>
          <w:sz w:val="24"/>
          <w:szCs w:val="24"/>
        </w:rPr>
        <w:t xml:space="preserve">Além das obrigações Legais, fica a </w:t>
      </w:r>
      <w:r w:rsidRPr="009C18D9">
        <w:rPr>
          <w:rFonts w:ascii="Arial" w:hAnsi="Arial" w:cs="Arial"/>
          <w:b/>
          <w:sz w:val="24"/>
          <w:szCs w:val="24"/>
        </w:rPr>
        <w:t>CONTRATADA</w:t>
      </w:r>
      <w:r w:rsidRPr="009C18D9">
        <w:rPr>
          <w:rFonts w:ascii="Arial" w:hAnsi="Arial" w:cs="Arial"/>
          <w:sz w:val="24"/>
          <w:szCs w:val="24"/>
        </w:rPr>
        <w:t xml:space="preserve"> obrigada a:</w:t>
      </w:r>
    </w:p>
    <w:p w14:paraId="18127A37" w14:textId="77777777" w:rsidR="00970808" w:rsidRPr="009C18D9" w:rsidRDefault="00970808" w:rsidP="00970808">
      <w:pPr>
        <w:jc w:val="both"/>
        <w:rPr>
          <w:rFonts w:ascii="Arial" w:hAnsi="Arial" w:cs="Arial"/>
          <w:sz w:val="24"/>
          <w:szCs w:val="24"/>
        </w:rPr>
      </w:pPr>
    </w:p>
    <w:p w14:paraId="17E74E19" w14:textId="77777777" w:rsidR="00970808" w:rsidRPr="009C18D9" w:rsidRDefault="00970808" w:rsidP="00970808">
      <w:pPr>
        <w:numPr>
          <w:ilvl w:val="0"/>
          <w:numId w:val="1"/>
        </w:numPr>
        <w:spacing w:after="0" w:line="240" w:lineRule="auto"/>
        <w:jc w:val="both"/>
        <w:rPr>
          <w:rFonts w:ascii="Arial" w:hAnsi="Arial" w:cs="Arial"/>
          <w:sz w:val="24"/>
          <w:szCs w:val="24"/>
        </w:rPr>
      </w:pPr>
      <w:r w:rsidRPr="009C18D9">
        <w:rPr>
          <w:rFonts w:ascii="Arial" w:hAnsi="Arial" w:cs="Arial"/>
          <w:sz w:val="24"/>
          <w:szCs w:val="24"/>
        </w:rPr>
        <w:t xml:space="preserve">Substituir todo e qualquer membro de sua equipe, alocado aos serviços contratados, sempre que solicitado pela </w:t>
      </w:r>
      <w:r w:rsidRPr="009C18D9">
        <w:rPr>
          <w:rFonts w:ascii="Arial" w:hAnsi="Arial" w:cs="Arial"/>
          <w:b/>
          <w:sz w:val="24"/>
          <w:szCs w:val="24"/>
        </w:rPr>
        <w:t>CONTRATANTE</w:t>
      </w:r>
      <w:r w:rsidRPr="009C18D9">
        <w:rPr>
          <w:rFonts w:ascii="Arial" w:hAnsi="Arial" w:cs="Arial"/>
          <w:sz w:val="24"/>
          <w:szCs w:val="24"/>
        </w:rPr>
        <w:t>, no prazo máximo de 72 (setenta e duas) horas.</w:t>
      </w:r>
    </w:p>
    <w:p w14:paraId="1FABDED0" w14:textId="77777777" w:rsidR="00970808" w:rsidRPr="009C18D9" w:rsidRDefault="00970808" w:rsidP="00970808">
      <w:pPr>
        <w:numPr>
          <w:ilvl w:val="0"/>
          <w:numId w:val="1"/>
        </w:numPr>
        <w:spacing w:after="0" w:line="240" w:lineRule="auto"/>
        <w:jc w:val="both"/>
        <w:rPr>
          <w:rFonts w:ascii="Arial" w:hAnsi="Arial" w:cs="Arial"/>
          <w:sz w:val="24"/>
          <w:szCs w:val="24"/>
        </w:rPr>
      </w:pPr>
      <w:r w:rsidRPr="009C18D9">
        <w:rPr>
          <w:rFonts w:ascii="Arial" w:hAnsi="Arial" w:cs="Arial"/>
          <w:sz w:val="24"/>
          <w:szCs w:val="24"/>
        </w:rPr>
        <w:t xml:space="preserve">Aumentar, a pedido da </w:t>
      </w:r>
      <w:r w:rsidRPr="009C18D9">
        <w:rPr>
          <w:rFonts w:ascii="Arial" w:hAnsi="Arial" w:cs="Arial"/>
          <w:b/>
          <w:sz w:val="24"/>
          <w:szCs w:val="24"/>
        </w:rPr>
        <w:t>CONTRATANTE</w:t>
      </w:r>
      <w:r w:rsidRPr="009C18D9">
        <w:rPr>
          <w:rFonts w:ascii="Arial" w:hAnsi="Arial" w:cs="Arial"/>
          <w:sz w:val="24"/>
          <w:szCs w:val="24"/>
        </w:rPr>
        <w:t>, o número de funcionários descritos no Parágrafo Primeiro da Cláusula Segunda deste Contrato, mediante Alteração Contratual, Custo, e Aviso com 72 (setenta e duas) horas de antecedência.</w:t>
      </w:r>
    </w:p>
    <w:p w14:paraId="1F8FA137" w14:textId="0E9B65FA" w:rsidR="00970808" w:rsidRPr="009C18D9" w:rsidRDefault="00970808" w:rsidP="00970808">
      <w:pPr>
        <w:numPr>
          <w:ilvl w:val="0"/>
          <w:numId w:val="1"/>
        </w:numPr>
        <w:spacing w:after="0" w:line="240" w:lineRule="auto"/>
        <w:jc w:val="both"/>
        <w:rPr>
          <w:rFonts w:ascii="Arial" w:hAnsi="Arial" w:cs="Arial"/>
          <w:sz w:val="24"/>
          <w:szCs w:val="24"/>
        </w:rPr>
      </w:pPr>
      <w:r w:rsidRPr="009C18D9">
        <w:rPr>
          <w:rFonts w:ascii="Arial" w:hAnsi="Arial" w:cs="Arial"/>
          <w:sz w:val="24"/>
          <w:szCs w:val="24"/>
        </w:rPr>
        <w:t xml:space="preserve">Reduzir, a pedido da </w:t>
      </w:r>
      <w:r w:rsidRPr="009C18D9">
        <w:rPr>
          <w:rFonts w:ascii="Arial" w:hAnsi="Arial" w:cs="Arial"/>
          <w:b/>
          <w:sz w:val="24"/>
          <w:szCs w:val="24"/>
        </w:rPr>
        <w:t>CONTRATANTE</w:t>
      </w:r>
      <w:r w:rsidRPr="009C18D9">
        <w:rPr>
          <w:rFonts w:ascii="Arial" w:hAnsi="Arial" w:cs="Arial"/>
          <w:sz w:val="24"/>
          <w:szCs w:val="24"/>
        </w:rPr>
        <w:t>, o número de funcionários descritos no Parágrafo Segundo da Cláusula Segunda deste Contrato, mediante Alteração Contratual, e aviso prévio de no mínimo de 30 (trinta) dias</w:t>
      </w:r>
      <w:r w:rsidR="00F0687E" w:rsidRPr="009C18D9">
        <w:rPr>
          <w:rFonts w:ascii="Arial" w:hAnsi="Arial" w:cs="Arial"/>
          <w:sz w:val="24"/>
          <w:szCs w:val="24"/>
        </w:rPr>
        <w:t xml:space="preserve"> de </w:t>
      </w:r>
      <w:r w:rsidR="00DC1742" w:rsidRPr="009C18D9">
        <w:rPr>
          <w:rFonts w:ascii="Arial" w:hAnsi="Arial" w:cs="Arial"/>
          <w:sz w:val="24"/>
          <w:szCs w:val="24"/>
        </w:rPr>
        <w:t>antecedência</w:t>
      </w:r>
      <w:r w:rsidRPr="009C18D9">
        <w:rPr>
          <w:rFonts w:ascii="Arial" w:hAnsi="Arial" w:cs="Arial"/>
          <w:sz w:val="24"/>
          <w:szCs w:val="24"/>
        </w:rPr>
        <w:t>.</w:t>
      </w:r>
    </w:p>
    <w:p w14:paraId="642871AD" w14:textId="111A2F26" w:rsidR="00970808" w:rsidRPr="009C18D9" w:rsidRDefault="00970808" w:rsidP="00970808">
      <w:pPr>
        <w:numPr>
          <w:ilvl w:val="0"/>
          <w:numId w:val="1"/>
        </w:numPr>
        <w:spacing w:after="0" w:line="240" w:lineRule="auto"/>
        <w:jc w:val="both"/>
        <w:rPr>
          <w:rFonts w:ascii="Arial" w:hAnsi="Arial" w:cs="Arial"/>
          <w:sz w:val="24"/>
          <w:szCs w:val="24"/>
        </w:rPr>
      </w:pPr>
      <w:r w:rsidRPr="009C18D9">
        <w:rPr>
          <w:rFonts w:ascii="Arial" w:hAnsi="Arial" w:cs="Arial"/>
          <w:sz w:val="24"/>
          <w:szCs w:val="24"/>
        </w:rPr>
        <w:t>Contratar e Remunerar as suas expensas os empregados necessários à execução do Objeto descrito na Cláusula Segunda do presente Contrato</w:t>
      </w:r>
      <w:r w:rsidR="00FF0E77" w:rsidRPr="009C18D9">
        <w:rPr>
          <w:rFonts w:ascii="Arial" w:hAnsi="Arial" w:cs="Arial"/>
          <w:sz w:val="24"/>
          <w:szCs w:val="24"/>
        </w:rPr>
        <w:t>, sem qualquer intervenção da CONTRATANTE no processo</w:t>
      </w:r>
      <w:r w:rsidRPr="009C18D9">
        <w:rPr>
          <w:rFonts w:ascii="Arial" w:hAnsi="Arial" w:cs="Arial"/>
          <w:sz w:val="24"/>
          <w:szCs w:val="24"/>
        </w:rPr>
        <w:t>.</w:t>
      </w:r>
    </w:p>
    <w:p w14:paraId="7E9DEA9C" w14:textId="7F4CF185" w:rsidR="00970808" w:rsidRPr="009C18D9" w:rsidRDefault="00970808" w:rsidP="00970808">
      <w:pPr>
        <w:numPr>
          <w:ilvl w:val="0"/>
          <w:numId w:val="1"/>
        </w:numPr>
        <w:spacing w:after="0" w:line="240" w:lineRule="auto"/>
        <w:jc w:val="both"/>
        <w:rPr>
          <w:rFonts w:ascii="Arial" w:hAnsi="Arial" w:cs="Arial"/>
          <w:sz w:val="24"/>
          <w:szCs w:val="24"/>
        </w:rPr>
      </w:pPr>
      <w:r w:rsidRPr="009C18D9">
        <w:rPr>
          <w:rFonts w:ascii="Arial" w:hAnsi="Arial" w:cs="Arial"/>
          <w:sz w:val="24"/>
          <w:szCs w:val="24"/>
        </w:rPr>
        <w:t xml:space="preserve">Fornecer todos e quaisquer benefícios advindos da Convenção Coletiva de Trabalho da categoria </w:t>
      </w:r>
      <w:r w:rsidR="003E4796" w:rsidRPr="009C18D9">
        <w:rPr>
          <w:rFonts w:ascii="Arial" w:hAnsi="Arial" w:cs="Arial"/>
          <w:sz w:val="24"/>
          <w:szCs w:val="24"/>
        </w:rPr>
        <w:t>a</w:t>
      </w:r>
      <w:ins w:id="2" w:author="Jaqueline" w:date="2025-02-21T14:09:00Z">
        <w:r w:rsidR="003E4796" w:rsidRPr="009C18D9">
          <w:rPr>
            <w:rFonts w:ascii="Arial" w:hAnsi="Arial" w:cs="Arial"/>
            <w:sz w:val="24"/>
            <w:szCs w:val="24"/>
          </w:rPr>
          <w:t xml:space="preserve"> </w:t>
        </w:r>
      </w:ins>
      <w:r w:rsidRPr="009C18D9">
        <w:rPr>
          <w:rFonts w:ascii="Arial" w:hAnsi="Arial" w:cs="Arial"/>
          <w:sz w:val="24"/>
          <w:szCs w:val="24"/>
        </w:rPr>
        <w:t xml:space="preserve">seus empregados. </w:t>
      </w:r>
    </w:p>
    <w:p w14:paraId="0B3E710A" w14:textId="77777777" w:rsidR="00970808" w:rsidRPr="009C18D9" w:rsidRDefault="00970808" w:rsidP="00970808">
      <w:pPr>
        <w:numPr>
          <w:ilvl w:val="0"/>
          <w:numId w:val="1"/>
        </w:numPr>
        <w:spacing w:after="0" w:line="240" w:lineRule="auto"/>
        <w:jc w:val="both"/>
        <w:rPr>
          <w:rFonts w:ascii="Arial" w:hAnsi="Arial" w:cs="Arial"/>
          <w:sz w:val="24"/>
          <w:szCs w:val="24"/>
        </w:rPr>
      </w:pPr>
      <w:r w:rsidRPr="009C18D9">
        <w:rPr>
          <w:rFonts w:ascii="Arial" w:hAnsi="Arial" w:cs="Arial"/>
          <w:sz w:val="24"/>
          <w:szCs w:val="24"/>
        </w:rPr>
        <w:t xml:space="preserve">Guardar e conservar os equipamentos utilizados por seus empregados, isentando a </w:t>
      </w:r>
      <w:r w:rsidRPr="009C18D9">
        <w:rPr>
          <w:rFonts w:ascii="Arial" w:hAnsi="Arial" w:cs="Arial"/>
          <w:b/>
          <w:sz w:val="24"/>
          <w:szCs w:val="24"/>
        </w:rPr>
        <w:t>CONTRATANTE</w:t>
      </w:r>
      <w:r w:rsidRPr="009C18D9">
        <w:rPr>
          <w:rFonts w:ascii="Arial" w:hAnsi="Arial" w:cs="Arial"/>
          <w:sz w:val="24"/>
          <w:szCs w:val="24"/>
        </w:rPr>
        <w:t xml:space="preserve"> de quaisquer ônus decorrente da danificação, extravio e/ou inutilização dos mesmos.</w:t>
      </w:r>
    </w:p>
    <w:p w14:paraId="7583449A" w14:textId="77777777" w:rsidR="00970808" w:rsidRPr="009C18D9" w:rsidRDefault="00970808" w:rsidP="00970808">
      <w:pPr>
        <w:numPr>
          <w:ilvl w:val="0"/>
          <w:numId w:val="1"/>
        </w:numPr>
        <w:spacing w:after="0" w:line="240" w:lineRule="auto"/>
        <w:jc w:val="both"/>
        <w:rPr>
          <w:rFonts w:ascii="Arial" w:hAnsi="Arial" w:cs="Arial"/>
          <w:sz w:val="24"/>
          <w:szCs w:val="24"/>
        </w:rPr>
      </w:pPr>
      <w:r w:rsidRPr="009C18D9">
        <w:rPr>
          <w:rFonts w:ascii="Arial" w:hAnsi="Arial" w:cs="Arial"/>
          <w:sz w:val="24"/>
          <w:szCs w:val="24"/>
        </w:rPr>
        <w:t xml:space="preserve">Não alterar a instalação dos equipamentos e/ou móveis existentes nas dependências internas do </w:t>
      </w:r>
      <w:r w:rsidRPr="009C18D9">
        <w:rPr>
          <w:rFonts w:ascii="Arial" w:hAnsi="Arial" w:cs="Arial"/>
          <w:b/>
          <w:sz w:val="24"/>
          <w:szCs w:val="24"/>
        </w:rPr>
        <w:t>CONTRATANTE</w:t>
      </w:r>
      <w:r w:rsidRPr="009C18D9">
        <w:rPr>
          <w:rFonts w:ascii="Arial" w:hAnsi="Arial" w:cs="Arial"/>
          <w:sz w:val="24"/>
          <w:szCs w:val="24"/>
        </w:rPr>
        <w:t>, sem sua prévia autorização.</w:t>
      </w:r>
    </w:p>
    <w:p w14:paraId="47EBBC16" w14:textId="77777777" w:rsidR="00970808" w:rsidRPr="009C18D9" w:rsidRDefault="00970808" w:rsidP="00970808">
      <w:pPr>
        <w:numPr>
          <w:ilvl w:val="0"/>
          <w:numId w:val="1"/>
        </w:numPr>
        <w:spacing w:after="0" w:line="240" w:lineRule="auto"/>
        <w:jc w:val="both"/>
        <w:rPr>
          <w:rFonts w:ascii="Arial" w:hAnsi="Arial" w:cs="Arial"/>
          <w:sz w:val="24"/>
          <w:szCs w:val="24"/>
        </w:rPr>
      </w:pPr>
      <w:r w:rsidRPr="009C18D9">
        <w:rPr>
          <w:rFonts w:ascii="Arial" w:hAnsi="Arial" w:cs="Arial"/>
          <w:sz w:val="24"/>
          <w:szCs w:val="24"/>
        </w:rPr>
        <w:t>Deverá manter os empregados encarregados da execução deste contrato, que, quando em serviço, estejam sempre bem apresentados, trajando uniforme e portando crachá de identificação em local de fácil visualização.</w:t>
      </w:r>
    </w:p>
    <w:p w14:paraId="399B6073" w14:textId="77777777" w:rsidR="00970808" w:rsidRPr="009C18D9" w:rsidRDefault="00970808" w:rsidP="00970808">
      <w:pPr>
        <w:numPr>
          <w:ilvl w:val="0"/>
          <w:numId w:val="1"/>
        </w:numPr>
        <w:spacing w:after="0" w:line="240" w:lineRule="auto"/>
        <w:jc w:val="both"/>
        <w:rPr>
          <w:rFonts w:ascii="Arial" w:hAnsi="Arial" w:cs="Arial"/>
          <w:sz w:val="24"/>
          <w:szCs w:val="24"/>
        </w:rPr>
      </w:pPr>
      <w:r w:rsidRPr="009C18D9">
        <w:rPr>
          <w:rFonts w:ascii="Arial" w:hAnsi="Arial" w:cs="Arial"/>
          <w:sz w:val="24"/>
          <w:szCs w:val="24"/>
        </w:rPr>
        <w:t>Treinar previamente, os membros de sua equipe de trabalho, dotando-lhes de experiência compatível com os serviços contratados.</w:t>
      </w:r>
    </w:p>
    <w:p w14:paraId="18CFE80F" w14:textId="56A23DD4" w:rsidR="00970808" w:rsidRPr="009C18D9" w:rsidRDefault="00970808" w:rsidP="00970808">
      <w:pPr>
        <w:numPr>
          <w:ilvl w:val="0"/>
          <w:numId w:val="1"/>
        </w:numPr>
        <w:spacing w:after="0" w:line="240" w:lineRule="auto"/>
        <w:jc w:val="both"/>
        <w:rPr>
          <w:rFonts w:ascii="Arial" w:hAnsi="Arial" w:cs="Arial"/>
          <w:sz w:val="24"/>
          <w:szCs w:val="24"/>
        </w:rPr>
      </w:pPr>
      <w:r w:rsidRPr="009C18D9">
        <w:rPr>
          <w:rFonts w:ascii="Arial" w:hAnsi="Arial" w:cs="Arial"/>
          <w:sz w:val="24"/>
          <w:szCs w:val="24"/>
        </w:rPr>
        <w:lastRenderedPageBreak/>
        <w:t xml:space="preserve">Manter arquivo de toda a documentação relativa aos funcionários lotados no local descrito no Parágrafo Primeiro da Cláusula Segunda deste contrato à disposição da </w:t>
      </w:r>
      <w:r w:rsidRPr="009C18D9">
        <w:rPr>
          <w:rFonts w:ascii="Arial" w:hAnsi="Arial" w:cs="Arial"/>
          <w:b/>
          <w:sz w:val="24"/>
          <w:szCs w:val="24"/>
        </w:rPr>
        <w:t>CONTRATANTE</w:t>
      </w:r>
      <w:r w:rsidRPr="009C18D9">
        <w:rPr>
          <w:rFonts w:ascii="Arial" w:hAnsi="Arial" w:cs="Arial"/>
          <w:sz w:val="24"/>
          <w:szCs w:val="24"/>
        </w:rPr>
        <w:t xml:space="preserve">, da Fiscalização do Trabalho e Previdência Social. </w:t>
      </w:r>
    </w:p>
    <w:p w14:paraId="7B06377A" w14:textId="3BE9CCF8" w:rsidR="00970808" w:rsidRPr="009C18D9" w:rsidDel="00990D77" w:rsidRDefault="00970808" w:rsidP="00970808">
      <w:pPr>
        <w:numPr>
          <w:ilvl w:val="0"/>
          <w:numId w:val="1"/>
        </w:numPr>
        <w:spacing w:after="0" w:line="240" w:lineRule="auto"/>
        <w:jc w:val="both"/>
        <w:rPr>
          <w:del w:id="3" w:author="Gabriela Dantas Gaspar" w:date="2025-02-17T15:40:00Z"/>
          <w:rFonts w:ascii="Arial" w:hAnsi="Arial" w:cs="Arial"/>
          <w:sz w:val="24"/>
          <w:szCs w:val="24"/>
        </w:rPr>
      </w:pPr>
    </w:p>
    <w:p w14:paraId="388B2DB8" w14:textId="77777777" w:rsidR="00970808" w:rsidRPr="009C18D9" w:rsidRDefault="00970808" w:rsidP="00970808">
      <w:pPr>
        <w:numPr>
          <w:ilvl w:val="0"/>
          <w:numId w:val="1"/>
        </w:numPr>
        <w:spacing w:after="0" w:line="240" w:lineRule="auto"/>
        <w:jc w:val="both"/>
        <w:rPr>
          <w:rFonts w:ascii="Arial" w:hAnsi="Arial" w:cs="Arial"/>
          <w:sz w:val="24"/>
          <w:szCs w:val="24"/>
        </w:rPr>
      </w:pPr>
      <w:r w:rsidRPr="009C18D9">
        <w:rPr>
          <w:rFonts w:ascii="Arial" w:hAnsi="Arial" w:cs="Arial"/>
          <w:sz w:val="24"/>
          <w:szCs w:val="24"/>
        </w:rPr>
        <w:t>Efetuar todos os recolhimentos fiscais, previdenciários, trabalhistas e quaisquer outros que se fizerem necessários e forem pertinentes à execução dos serviços ora contratados.</w:t>
      </w:r>
    </w:p>
    <w:p w14:paraId="4E65C2FC" w14:textId="3DB7AC07" w:rsidR="00970808" w:rsidRPr="009C18D9" w:rsidRDefault="00970808" w:rsidP="00970808">
      <w:pPr>
        <w:numPr>
          <w:ilvl w:val="0"/>
          <w:numId w:val="1"/>
        </w:numPr>
        <w:spacing w:after="0" w:line="240" w:lineRule="auto"/>
        <w:jc w:val="both"/>
        <w:rPr>
          <w:rFonts w:ascii="Arial" w:hAnsi="Arial" w:cs="Arial"/>
          <w:sz w:val="24"/>
          <w:szCs w:val="24"/>
        </w:rPr>
      </w:pPr>
      <w:r w:rsidRPr="009C18D9">
        <w:rPr>
          <w:rFonts w:ascii="Arial" w:hAnsi="Arial" w:cs="Arial"/>
          <w:sz w:val="24"/>
          <w:szCs w:val="24"/>
        </w:rPr>
        <w:t xml:space="preserve">Não permitir, em nenhuma hipótese, sob qualquer pretexto, a falta de qualquer pessoa, necessário à prestação dos serviços, devendo adotar os procedimentos necessários para a reposição imediata, inclusive a manutenção de quadro reserva, a fim de possibilitar a substituição de qualquer funcionário ausente no prazo improrrogável de </w:t>
      </w:r>
      <w:r w:rsidRPr="009C18D9">
        <w:rPr>
          <w:rFonts w:ascii="Arial" w:hAnsi="Arial" w:cs="Arial"/>
          <w:b/>
          <w:sz w:val="24"/>
          <w:szCs w:val="24"/>
        </w:rPr>
        <w:t>03h (três horas)</w:t>
      </w:r>
      <w:r w:rsidRPr="009C18D9">
        <w:rPr>
          <w:rFonts w:ascii="Arial" w:hAnsi="Arial" w:cs="Arial"/>
          <w:sz w:val="24"/>
          <w:szCs w:val="24"/>
        </w:rPr>
        <w:t>, sob pena de redução proporcional do preço quando do pagamento da fatura correspondente.</w:t>
      </w:r>
    </w:p>
    <w:p w14:paraId="30F620E7" w14:textId="7B79A8B0" w:rsidR="00970808" w:rsidRPr="009C18D9" w:rsidDel="00A71D4E" w:rsidRDefault="00970808" w:rsidP="00970808">
      <w:pPr>
        <w:numPr>
          <w:ilvl w:val="0"/>
          <w:numId w:val="1"/>
        </w:numPr>
        <w:spacing w:after="0" w:line="240" w:lineRule="auto"/>
        <w:jc w:val="both"/>
        <w:rPr>
          <w:del w:id="4" w:author="Gabriela Dantas Gaspar" w:date="2025-02-17T15:44:00Z"/>
          <w:rFonts w:ascii="Arial" w:hAnsi="Arial" w:cs="Arial"/>
          <w:sz w:val="24"/>
          <w:szCs w:val="24"/>
        </w:rPr>
      </w:pPr>
    </w:p>
    <w:p w14:paraId="6D591236" w14:textId="77777777" w:rsidR="00970808" w:rsidRPr="009C18D9" w:rsidRDefault="00970808" w:rsidP="00970808">
      <w:pPr>
        <w:numPr>
          <w:ilvl w:val="0"/>
          <w:numId w:val="1"/>
        </w:numPr>
        <w:spacing w:after="0" w:line="240" w:lineRule="auto"/>
        <w:jc w:val="both"/>
        <w:rPr>
          <w:rFonts w:ascii="Arial" w:hAnsi="Arial" w:cs="Arial"/>
          <w:sz w:val="24"/>
          <w:szCs w:val="24"/>
        </w:rPr>
      </w:pPr>
      <w:r w:rsidRPr="009C18D9">
        <w:rPr>
          <w:rFonts w:ascii="Arial" w:hAnsi="Arial" w:cs="Arial"/>
          <w:sz w:val="24"/>
          <w:szCs w:val="24"/>
        </w:rPr>
        <w:t xml:space="preserve">Arcar com todo e qualquer custo relativo ao pessoal envolvido na prestação dos serviços ora contratados, tais como: remuneração, hospedagem, transporte, alimentação, uniformes, equipamentos, encargos trabalhistas e previdenciários, respeitando sempre a legislação aplicável, apresentando à </w:t>
      </w:r>
      <w:r w:rsidRPr="009C18D9">
        <w:rPr>
          <w:rFonts w:ascii="Arial" w:hAnsi="Arial" w:cs="Arial"/>
          <w:b/>
          <w:sz w:val="24"/>
          <w:szCs w:val="24"/>
        </w:rPr>
        <w:t>CONTRATANTE</w:t>
      </w:r>
      <w:r w:rsidRPr="009C18D9">
        <w:rPr>
          <w:rFonts w:ascii="Arial" w:hAnsi="Arial" w:cs="Arial"/>
          <w:sz w:val="24"/>
          <w:szCs w:val="24"/>
        </w:rPr>
        <w:t xml:space="preserve"> todos os comprovantes pertinentes, sempre que solicitada.</w:t>
      </w:r>
    </w:p>
    <w:p w14:paraId="0D1C88B9" w14:textId="77777777" w:rsidR="00970808" w:rsidRPr="009C18D9" w:rsidRDefault="00970808" w:rsidP="00970808">
      <w:pPr>
        <w:numPr>
          <w:ilvl w:val="0"/>
          <w:numId w:val="1"/>
        </w:numPr>
        <w:spacing w:after="0" w:line="240" w:lineRule="auto"/>
        <w:jc w:val="both"/>
        <w:rPr>
          <w:rFonts w:ascii="Arial" w:hAnsi="Arial" w:cs="Arial"/>
          <w:sz w:val="24"/>
          <w:szCs w:val="24"/>
        </w:rPr>
      </w:pPr>
      <w:r w:rsidRPr="009C18D9">
        <w:rPr>
          <w:rFonts w:ascii="Arial" w:hAnsi="Arial" w:cs="Arial"/>
          <w:sz w:val="24"/>
          <w:szCs w:val="24"/>
        </w:rPr>
        <w:t xml:space="preserve">Manter, sempre em dia, os pagamentos devidos a seus fornecedores e empregados, bem como aqueles devidos por força de encargos sociais e impostos (INSS, FGTS, ISS e outros), apresentando à </w:t>
      </w:r>
      <w:r w:rsidRPr="009C18D9">
        <w:rPr>
          <w:rFonts w:ascii="Arial" w:hAnsi="Arial" w:cs="Arial"/>
          <w:b/>
          <w:bCs/>
          <w:sz w:val="24"/>
          <w:szCs w:val="24"/>
        </w:rPr>
        <w:t>CONTRATANTE</w:t>
      </w:r>
      <w:r w:rsidRPr="009C18D9">
        <w:rPr>
          <w:rFonts w:ascii="Arial" w:hAnsi="Arial" w:cs="Arial"/>
          <w:bCs/>
          <w:sz w:val="24"/>
          <w:szCs w:val="24"/>
        </w:rPr>
        <w:t>, sempre que solicitada,</w:t>
      </w:r>
      <w:r w:rsidRPr="009C18D9">
        <w:rPr>
          <w:rFonts w:ascii="Arial" w:hAnsi="Arial" w:cs="Arial"/>
          <w:b/>
          <w:bCs/>
          <w:sz w:val="24"/>
          <w:szCs w:val="24"/>
        </w:rPr>
        <w:t xml:space="preserve"> </w:t>
      </w:r>
      <w:r w:rsidRPr="009C18D9">
        <w:rPr>
          <w:rFonts w:ascii="Arial" w:hAnsi="Arial" w:cs="Arial"/>
          <w:sz w:val="24"/>
          <w:szCs w:val="24"/>
        </w:rPr>
        <w:t>cópias de todas as guias, devidamente pagas.</w:t>
      </w:r>
    </w:p>
    <w:p w14:paraId="1AB5D24A" w14:textId="77777777" w:rsidR="00970808" w:rsidRPr="009C18D9" w:rsidRDefault="00970808" w:rsidP="00970808">
      <w:pPr>
        <w:numPr>
          <w:ilvl w:val="0"/>
          <w:numId w:val="1"/>
        </w:numPr>
        <w:spacing w:after="0" w:line="240" w:lineRule="auto"/>
        <w:jc w:val="both"/>
        <w:rPr>
          <w:rFonts w:ascii="Arial" w:hAnsi="Arial" w:cs="Arial"/>
          <w:sz w:val="24"/>
          <w:szCs w:val="24"/>
        </w:rPr>
      </w:pPr>
      <w:r w:rsidRPr="009C18D9">
        <w:rPr>
          <w:rFonts w:ascii="Arial" w:hAnsi="Arial" w:cs="Arial"/>
          <w:sz w:val="24"/>
          <w:szCs w:val="24"/>
        </w:rPr>
        <w:t xml:space="preserve">Responder por todos os ônus decorrentes da legislação do trabalho, previdência social e acidente do trabalho, com referência a todo pessoal que empregar na execução dos serviços ora contratados, não havendo qualquer relação entre seus empregados e/ou prepostos e a </w:t>
      </w:r>
      <w:r w:rsidRPr="009C18D9">
        <w:rPr>
          <w:rFonts w:ascii="Arial" w:hAnsi="Arial" w:cs="Arial"/>
          <w:b/>
          <w:sz w:val="24"/>
          <w:szCs w:val="24"/>
        </w:rPr>
        <w:t>CONTRATANTE</w:t>
      </w:r>
      <w:r w:rsidRPr="009C18D9">
        <w:rPr>
          <w:rFonts w:ascii="Arial" w:hAnsi="Arial" w:cs="Arial"/>
          <w:sz w:val="24"/>
          <w:szCs w:val="24"/>
        </w:rPr>
        <w:t>, nem ônus desta para com aqueles.</w:t>
      </w:r>
    </w:p>
    <w:p w14:paraId="4C511362" w14:textId="77777777" w:rsidR="00970808" w:rsidRPr="009C18D9" w:rsidRDefault="00970808" w:rsidP="00970808">
      <w:pPr>
        <w:numPr>
          <w:ilvl w:val="0"/>
          <w:numId w:val="1"/>
        </w:numPr>
        <w:spacing w:after="0" w:line="240" w:lineRule="auto"/>
        <w:jc w:val="both"/>
        <w:rPr>
          <w:rFonts w:ascii="Arial" w:hAnsi="Arial" w:cs="Arial"/>
          <w:sz w:val="24"/>
          <w:szCs w:val="24"/>
        </w:rPr>
      </w:pPr>
      <w:r w:rsidRPr="009C18D9">
        <w:rPr>
          <w:rFonts w:ascii="Arial" w:hAnsi="Arial" w:cs="Arial"/>
          <w:sz w:val="24"/>
          <w:szCs w:val="24"/>
        </w:rPr>
        <w:t>Responsabilizar-se pela admissão de pessoal especializado, bem como pelo fornecimento, de forma adequada e regular, dos equipamentos de proteção individuais (EPI’s) e coletivos (EPC’s) eventualmente necessários à execução dos serviços ora contratados, de acordo com as normas de Segurança e Medicina do Trabalho vigentes.</w:t>
      </w:r>
    </w:p>
    <w:p w14:paraId="5D6180C6" w14:textId="77777777" w:rsidR="00970808" w:rsidRPr="009C18D9" w:rsidRDefault="00970808" w:rsidP="00970808">
      <w:pPr>
        <w:numPr>
          <w:ilvl w:val="0"/>
          <w:numId w:val="1"/>
        </w:numPr>
        <w:spacing w:after="0" w:line="240" w:lineRule="auto"/>
        <w:jc w:val="both"/>
        <w:rPr>
          <w:rFonts w:ascii="Arial" w:hAnsi="Arial" w:cs="Arial"/>
          <w:sz w:val="24"/>
          <w:szCs w:val="24"/>
        </w:rPr>
      </w:pPr>
      <w:r w:rsidRPr="009C18D9">
        <w:rPr>
          <w:rFonts w:ascii="Arial" w:hAnsi="Arial" w:cs="Arial"/>
          <w:sz w:val="24"/>
          <w:szCs w:val="24"/>
        </w:rPr>
        <w:t xml:space="preserve">Não permitir a permanência dos seus funcionários uniformizados nas dependências da </w:t>
      </w:r>
      <w:r w:rsidRPr="009C18D9">
        <w:rPr>
          <w:rFonts w:ascii="Arial" w:hAnsi="Arial" w:cs="Arial"/>
          <w:b/>
          <w:sz w:val="24"/>
          <w:szCs w:val="24"/>
        </w:rPr>
        <w:t>CONTRATANTE</w:t>
      </w:r>
      <w:r w:rsidRPr="009C18D9">
        <w:rPr>
          <w:rFonts w:ascii="Arial" w:hAnsi="Arial" w:cs="Arial"/>
          <w:sz w:val="24"/>
          <w:szCs w:val="24"/>
        </w:rPr>
        <w:t xml:space="preserve"> além do horário normal de trabalho.</w:t>
      </w:r>
    </w:p>
    <w:p w14:paraId="5402ED46" w14:textId="77777777" w:rsidR="003E4796" w:rsidRPr="009C18D9" w:rsidRDefault="003E4796" w:rsidP="00970808">
      <w:pPr>
        <w:jc w:val="both"/>
        <w:rPr>
          <w:rFonts w:ascii="Arial" w:hAnsi="Arial" w:cs="Arial"/>
          <w:b/>
          <w:sz w:val="24"/>
          <w:szCs w:val="24"/>
          <w:u w:val="single"/>
        </w:rPr>
      </w:pPr>
    </w:p>
    <w:p w14:paraId="25C03F5F" w14:textId="73186114" w:rsidR="00970808" w:rsidRPr="009C18D9" w:rsidRDefault="00970808" w:rsidP="00970808">
      <w:pPr>
        <w:jc w:val="both"/>
        <w:rPr>
          <w:rFonts w:ascii="Arial" w:hAnsi="Arial" w:cs="Arial"/>
          <w:b/>
          <w:sz w:val="24"/>
          <w:szCs w:val="24"/>
          <w:u w:val="single"/>
        </w:rPr>
      </w:pPr>
      <w:r w:rsidRPr="009C18D9">
        <w:rPr>
          <w:rFonts w:ascii="Arial" w:hAnsi="Arial" w:cs="Arial"/>
          <w:b/>
          <w:sz w:val="24"/>
          <w:szCs w:val="24"/>
          <w:u w:val="single"/>
        </w:rPr>
        <w:t>CLÁUSULA QUARTA – Obrigações da Contratante</w:t>
      </w:r>
    </w:p>
    <w:p w14:paraId="0BBC9E0A" w14:textId="67F31278" w:rsidR="00970808" w:rsidRPr="009C18D9" w:rsidRDefault="00970808" w:rsidP="00970808">
      <w:pPr>
        <w:jc w:val="both"/>
        <w:rPr>
          <w:rFonts w:ascii="Arial" w:hAnsi="Arial" w:cs="Arial"/>
          <w:sz w:val="24"/>
          <w:szCs w:val="24"/>
        </w:rPr>
      </w:pPr>
      <w:r w:rsidRPr="009C18D9">
        <w:rPr>
          <w:rFonts w:ascii="Arial" w:hAnsi="Arial" w:cs="Arial"/>
          <w:sz w:val="24"/>
          <w:szCs w:val="24"/>
        </w:rPr>
        <w:t xml:space="preserve">Além das obrigações Legais, fica a </w:t>
      </w:r>
      <w:r w:rsidRPr="009C18D9">
        <w:rPr>
          <w:rFonts w:ascii="Arial" w:hAnsi="Arial" w:cs="Arial"/>
          <w:b/>
          <w:sz w:val="24"/>
          <w:szCs w:val="24"/>
        </w:rPr>
        <w:t>CONTRATANTE</w:t>
      </w:r>
      <w:r w:rsidRPr="009C18D9">
        <w:rPr>
          <w:rFonts w:ascii="Arial" w:hAnsi="Arial" w:cs="Arial"/>
          <w:sz w:val="24"/>
          <w:szCs w:val="24"/>
        </w:rPr>
        <w:t xml:space="preserve"> obrigada a:</w:t>
      </w:r>
    </w:p>
    <w:p w14:paraId="5E07A685" w14:textId="77777777" w:rsidR="00970808" w:rsidRPr="009C18D9" w:rsidRDefault="00970808" w:rsidP="00970808">
      <w:pPr>
        <w:numPr>
          <w:ilvl w:val="0"/>
          <w:numId w:val="2"/>
        </w:numPr>
        <w:spacing w:after="0" w:line="240" w:lineRule="auto"/>
        <w:jc w:val="both"/>
        <w:rPr>
          <w:rFonts w:ascii="Arial" w:hAnsi="Arial" w:cs="Arial"/>
          <w:sz w:val="24"/>
          <w:szCs w:val="24"/>
        </w:rPr>
      </w:pPr>
      <w:r w:rsidRPr="009C18D9">
        <w:rPr>
          <w:rFonts w:ascii="Arial" w:hAnsi="Arial" w:cs="Arial"/>
          <w:sz w:val="24"/>
          <w:szCs w:val="24"/>
        </w:rPr>
        <w:t xml:space="preserve">Possibilitar acesso à </w:t>
      </w:r>
      <w:r w:rsidRPr="009C18D9">
        <w:rPr>
          <w:rFonts w:ascii="Arial" w:hAnsi="Arial" w:cs="Arial"/>
          <w:b/>
          <w:sz w:val="24"/>
          <w:szCs w:val="24"/>
        </w:rPr>
        <w:t>CONTRATADA</w:t>
      </w:r>
      <w:r w:rsidRPr="009C18D9">
        <w:rPr>
          <w:rFonts w:ascii="Arial" w:hAnsi="Arial" w:cs="Arial"/>
          <w:sz w:val="24"/>
          <w:szCs w:val="24"/>
        </w:rPr>
        <w:t xml:space="preserve">, através de seus prepostos, devidamente identificados a quaisquer áreas do estabelecimento descrito no Parágrafo Primeiro da Cláusula Segunda deste Contrato, nos dias e horários definidos, desde que a necessidade seja a execução dos serviços contratados, podendo a </w:t>
      </w:r>
      <w:r w:rsidRPr="009C18D9">
        <w:rPr>
          <w:rFonts w:ascii="Arial" w:hAnsi="Arial" w:cs="Arial"/>
          <w:b/>
          <w:sz w:val="24"/>
          <w:szCs w:val="24"/>
        </w:rPr>
        <w:t>CONTRATANTE</w:t>
      </w:r>
      <w:r w:rsidRPr="009C18D9">
        <w:rPr>
          <w:rFonts w:ascii="Arial" w:hAnsi="Arial" w:cs="Arial"/>
          <w:sz w:val="24"/>
          <w:szCs w:val="24"/>
        </w:rPr>
        <w:t xml:space="preserve"> optar pelo acompanhamento ou não dos serviços;</w:t>
      </w:r>
    </w:p>
    <w:p w14:paraId="668C21B1" w14:textId="77777777" w:rsidR="00970808" w:rsidRPr="009C18D9" w:rsidRDefault="00970808" w:rsidP="00970808">
      <w:pPr>
        <w:numPr>
          <w:ilvl w:val="0"/>
          <w:numId w:val="2"/>
        </w:numPr>
        <w:spacing w:after="0" w:line="240" w:lineRule="auto"/>
        <w:jc w:val="both"/>
        <w:rPr>
          <w:rFonts w:ascii="Arial" w:hAnsi="Arial" w:cs="Arial"/>
          <w:sz w:val="24"/>
          <w:szCs w:val="24"/>
        </w:rPr>
      </w:pPr>
      <w:r w:rsidRPr="009C18D9">
        <w:rPr>
          <w:rFonts w:ascii="Arial" w:hAnsi="Arial" w:cs="Arial"/>
          <w:sz w:val="24"/>
          <w:szCs w:val="24"/>
        </w:rPr>
        <w:lastRenderedPageBreak/>
        <w:t xml:space="preserve">Não contratar os funcionários da </w:t>
      </w:r>
      <w:r w:rsidRPr="009C18D9">
        <w:rPr>
          <w:rFonts w:ascii="Arial" w:hAnsi="Arial" w:cs="Arial"/>
          <w:b/>
          <w:sz w:val="24"/>
          <w:szCs w:val="24"/>
        </w:rPr>
        <w:t>CONTRATADA</w:t>
      </w:r>
      <w:r w:rsidRPr="009C18D9">
        <w:rPr>
          <w:rFonts w:ascii="Arial" w:hAnsi="Arial" w:cs="Arial"/>
          <w:sz w:val="24"/>
          <w:szCs w:val="24"/>
        </w:rPr>
        <w:t>, que estiverem à sua disposição, para a prestação de serviços particulares para si ou seus funcionários, dentro ou fora do estabelecimento descrito no Parágrafo Segundo da Cláusula Segunda, durante ou não a jornada de trabalho;</w:t>
      </w:r>
    </w:p>
    <w:p w14:paraId="28F57A4A" w14:textId="54D7B2B4" w:rsidR="00970808" w:rsidRPr="009C18D9" w:rsidRDefault="00970808" w:rsidP="00970808">
      <w:pPr>
        <w:numPr>
          <w:ilvl w:val="0"/>
          <w:numId w:val="2"/>
        </w:numPr>
        <w:spacing w:after="0" w:line="240" w:lineRule="auto"/>
        <w:jc w:val="both"/>
        <w:rPr>
          <w:rFonts w:ascii="Arial" w:hAnsi="Arial" w:cs="Arial"/>
          <w:sz w:val="24"/>
          <w:szCs w:val="24"/>
        </w:rPr>
      </w:pPr>
      <w:r w:rsidRPr="009C18D9">
        <w:rPr>
          <w:rFonts w:ascii="Arial" w:hAnsi="Arial" w:cs="Arial"/>
          <w:sz w:val="24"/>
          <w:szCs w:val="24"/>
        </w:rPr>
        <w:t xml:space="preserve">Pagar os valores ajustados na Clausula Sexta, </w:t>
      </w:r>
      <w:r w:rsidR="00F0687E" w:rsidRPr="009C18D9">
        <w:rPr>
          <w:rFonts w:ascii="Arial" w:hAnsi="Arial" w:cs="Arial"/>
          <w:sz w:val="24"/>
          <w:szCs w:val="24"/>
        </w:rPr>
        <w:t>todo dia 05 do mês subsequente aos serviços prestados</w:t>
      </w:r>
      <w:r w:rsidRPr="009C18D9">
        <w:rPr>
          <w:rFonts w:ascii="Arial" w:hAnsi="Arial" w:cs="Arial"/>
          <w:sz w:val="24"/>
          <w:szCs w:val="24"/>
        </w:rPr>
        <w:t xml:space="preserve">, como remuneração à </w:t>
      </w:r>
      <w:r w:rsidRPr="009C18D9">
        <w:rPr>
          <w:rFonts w:ascii="Arial" w:hAnsi="Arial" w:cs="Arial"/>
          <w:b/>
          <w:sz w:val="24"/>
          <w:szCs w:val="24"/>
        </w:rPr>
        <w:t>CONTRATADA</w:t>
      </w:r>
      <w:r w:rsidRPr="009C18D9">
        <w:rPr>
          <w:rFonts w:ascii="Arial" w:hAnsi="Arial" w:cs="Arial"/>
          <w:sz w:val="24"/>
          <w:szCs w:val="24"/>
        </w:rPr>
        <w:t>;</w:t>
      </w:r>
    </w:p>
    <w:p w14:paraId="6C612D71" w14:textId="77777777" w:rsidR="00970808" w:rsidRPr="009C18D9" w:rsidRDefault="00970808" w:rsidP="00970808">
      <w:pPr>
        <w:numPr>
          <w:ilvl w:val="0"/>
          <w:numId w:val="2"/>
        </w:numPr>
        <w:spacing w:after="0" w:line="240" w:lineRule="auto"/>
        <w:jc w:val="both"/>
        <w:rPr>
          <w:rFonts w:ascii="Arial" w:hAnsi="Arial" w:cs="Arial"/>
          <w:sz w:val="24"/>
          <w:szCs w:val="24"/>
        </w:rPr>
      </w:pPr>
      <w:r w:rsidRPr="009C18D9">
        <w:rPr>
          <w:rFonts w:ascii="Arial" w:hAnsi="Arial" w:cs="Arial"/>
          <w:sz w:val="24"/>
          <w:szCs w:val="24"/>
        </w:rPr>
        <w:t xml:space="preserve">Ceder, para usos exclusivos da </w:t>
      </w:r>
      <w:r w:rsidRPr="009C18D9">
        <w:rPr>
          <w:rFonts w:ascii="Arial" w:hAnsi="Arial" w:cs="Arial"/>
          <w:b/>
          <w:sz w:val="24"/>
          <w:szCs w:val="24"/>
        </w:rPr>
        <w:t>CONTRATADA</w:t>
      </w:r>
      <w:r w:rsidRPr="009C18D9">
        <w:rPr>
          <w:rFonts w:ascii="Arial" w:hAnsi="Arial" w:cs="Arial"/>
          <w:sz w:val="24"/>
          <w:szCs w:val="24"/>
        </w:rPr>
        <w:t xml:space="preserve">, objetivando o desempenho do serviço contratado, espaço destinado a vestuário e guarda dos pertences pessoais dos empregados da </w:t>
      </w:r>
      <w:r w:rsidRPr="009C18D9">
        <w:rPr>
          <w:rFonts w:ascii="Arial" w:hAnsi="Arial" w:cs="Arial"/>
          <w:b/>
          <w:sz w:val="24"/>
          <w:szCs w:val="24"/>
        </w:rPr>
        <w:t>CONTRATADA</w:t>
      </w:r>
      <w:r w:rsidRPr="009C18D9">
        <w:rPr>
          <w:rFonts w:ascii="Arial" w:hAnsi="Arial" w:cs="Arial"/>
          <w:sz w:val="24"/>
          <w:szCs w:val="24"/>
        </w:rPr>
        <w:t xml:space="preserve">, que deverá sempre ser mantido em perfeito estado de higienização e limpeza pela </w:t>
      </w:r>
      <w:r w:rsidRPr="009C18D9">
        <w:rPr>
          <w:rFonts w:ascii="Arial" w:hAnsi="Arial" w:cs="Arial"/>
          <w:b/>
          <w:sz w:val="24"/>
          <w:szCs w:val="24"/>
        </w:rPr>
        <w:t>CONTRATADA</w:t>
      </w:r>
      <w:r w:rsidRPr="009C18D9">
        <w:rPr>
          <w:rFonts w:ascii="Arial" w:hAnsi="Arial" w:cs="Arial"/>
          <w:sz w:val="24"/>
          <w:szCs w:val="24"/>
        </w:rPr>
        <w:t xml:space="preserve">, podendo a </w:t>
      </w:r>
      <w:r w:rsidRPr="009C18D9">
        <w:rPr>
          <w:rFonts w:ascii="Arial" w:hAnsi="Arial" w:cs="Arial"/>
          <w:b/>
          <w:sz w:val="24"/>
          <w:szCs w:val="24"/>
        </w:rPr>
        <w:t>CONTRATANTE</w:t>
      </w:r>
      <w:r w:rsidRPr="009C18D9">
        <w:rPr>
          <w:rFonts w:ascii="Arial" w:hAnsi="Arial" w:cs="Arial"/>
          <w:sz w:val="24"/>
          <w:szCs w:val="24"/>
        </w:rPr>
        <w:t xml:space="preserve">, por seus prepostos, nele adentrar para as fiscalizações que julgar oportunas. As demais áreas de serviços utilizadas pela </w:t>
      </w:r>
      <w:r w:rsidRPr="009C18D9">
        <w:rPr>
          <w:rFonts w:ascii="Arial" w:hAnsi="Arial" w:cs="Arial"/>
          <w:b/>
          <w:sz w:val="24"/>
          <w:szCs w:val="24"/>
        </w:rPr>
        <w:t>CONTRATADA</w:t>
      </w:r>
      <w:r w:rsidRPr="009C18D9">
        <w:rPr>
          <w:rFonts w:ascii="Arial" w:hAnsi="Arial" w:cs="Arial"/>
          <w:sz w:val="24"/>
          <w:szCs w:val="24"/>
        </w:rPr>
        <w:t xml:space="preserve">, tais como, sanitários, vestiários, refeitórios, etc., devem ser mantidos em perfeito estado de higiene, limpeza e arrumação pela </w:t>
      </w:r>
      <w:r w:rsidRPr="009C18D9">
        <w:rPr>
          <w:rFonts w:ascii="Arial" w:hAnsi="Arial" w:cs="Arial"/>
          <w:b/>
          <w:sz w:val="24"/>
          <w:szCs w:val="24"/>
        </w:rPr>
        <w:t>CONTRATADA</w:t>
      </w:r>
      <w:r w:rsidRPr="009C18D9">
        <w:rPr>
          <w:rFonts w:ascii="Arial" w:hAnsi="Arial" w:cs="Arial"/>
          <w:sz w:val="24"/>
          <w:szCs w:val="24"/>
        </w:rPr>
        <w:t>, quando deles utilizar;</w:t>
      </w:r>
    </w:p>
    <w:p w14:paraId="4B5E0C54" w14:textId="53320D7C" w:rsidR="00970808" w:rsidRPr="009C18D9" w:rsidRDefault="00970808" w:rsidP="00970808">
      <w:pPr>
        <w:numPr>
          <w:ilvl w:val="0"/>
          <w:numId w:val="2"/>
        </w:numPr>
        <w:spacing w:after="0" w:line="240" w:lineRule="auto"/>
        <w:jc w:val="both"/>
        <w:rPr>
          <w:rFonts w:ascii="Arial" w:hAnsi="Arial" w:cs="Arial"/>
          <w:sz w:val="24"/>
          <w:szCs w:val="24"/>
        </w:rPr>
      </w:pPr>
      <w:r w:rsidRPr="009C18D9">
        <w:rPr>
          <w:rFonts w:ascii="Arial" w:hAnsi="Arial" w:cs="Arial"/>
          <w:sz w:val="24"/>
          <w:szCs w:val="24"/>
        </w:rPr>
        <w:t xml:space="preserve">É de responsabilidade da </w:t>
      </w:r>
      <w:r w:rsidRPr="009C18D9">
        <w:rPr>
          <w:rFonts w:ascii="Arial" w:hAnsi="Arial" w:cs="Arial"/>
          <w:b/>
          <w:bCs/>
          <w:sz w:val="24"/>
          <w:szCs w:val="24"/>
        </w:rPr>
        <w:t>CONTRATANTE</w:t>
      </w:r>
      <w:r w:rsidRPr="009C18D9">
        <w:rPr>
          <w:rFonts w:ascii="Arial" w:hAnsi="Arial" w:cs="Arial"/>
          <w:sz w:val="24"/>
          <w:szCs w:val="24"/>
        </w:rPr>
        <w:t xml:space="preserve">, respeitar os termos do Contrato firmado entre a </w:t>
      </w:r>
      <w:r w:rsidRPr="009C18D9">
        <w:rPr>
          <w:rFonts w:ascii="Arial" w:hAnsi="Arial" w:cs="Arial"/>
          <w:b/>
          <w:bCs/>
          <w:sz w:val="24"/>
          <w:szCs w:val="24"/>
        </w:rPr>
        <w:t>CONTRATADA</w:t>
      </w:r>
      <w:r w:rsidRPr="009C18D9">
        <w:rPr>
          <w:rFonts w:ascii="Arial" w:hAnsi="Arial" w:cs="Arial"/>
          <w:sz w:val="24"/>
          <w:szCs w:val="24"/>
        </w:rPr>
        <w:t xml:space="preserve"> e seus empregados, responsáveis pela prestação dos serviços objeto deste contrato, sendo-lhe vedado promover quaisquer alterações nas atividades e horários a serem exercidas em seu estabelecimento por tais empregados, que sejam incompatíveis com os cargos para os quais foram contratados, sob pena de responsabilizar-se pelas perdas e danos e eventuais demandas judiciais disto decorrentes.</w:t>
      </w:r>
    </w:p>
    <w:p w14:paraId="720BD75E" w14:textId="77777777" w:rsidR="00970808" w:rsidRPr="009C18D9" w:rsidRDefault="00970808" w:rsidP="00970808">
      <w:pPr>
        <w:jc w:val="both"/>
        <w:rPr>
          <w:rFonts w:ascii="Arial" w:hAnsi="Arial" w:cs="Arial"/>
          <w:b/>
          <w:sz w:val="24"/>
          <w:szCs w:val="24"/>
          <w:u w:val="single"/>
        </w:rPr>
      </w:pPr>
    </w:p>
    <w:p w14:paraId="5FE53F0E" w14:textId="177730CA" w:rsidR="00970808" w:rsidRPr="009C18D9" w:rsidRDefault="00970808" w:rsidP="00970808">
      <w:pPr>
        <w:jc w:val="both"/>
        <w:rPr>
          <w:rFonts w:ascii="Arial" w:hAnsi="Arial" w:cs="Arial"/>
          <w:sz w:val="24"/>
          <w:szCs w:val="24"/>
          <w:u w:val="single"/>
        </w:rPr>
      </w:pPr>
      <w:r w:rsidRPr="009C18D9">
        <w:rPr>
          <w:rFonts w:ascii="Arial" w:hAnsi="Arial" w:cs="Arial"/>
          <w:b/>
          <w:sz w:val="24"/>
          <w:szCs w:val="24"/>
          <w:u w:val="single"/>
        </w:rPr>
        <w:t>CLÁUSULA QUINTA – Fiscalização dos Serviços</w:t>
      </w:r>
    </w:p>
    <w:p w14:paraId="47D61B5B" w14:textId="52976855" w:rsidR="00970808" w:rsidRPr="009C18D9" w:rsidRDefault="00970808" w:rsidP="00970808">
      <w:pPr>
        <w:jc w:val="both"/>
        <w:rPr>
          <w:rFonts w:ascii="Arial" w:hAnsi="Arial" w:cs="Arial"/>
          <w:sz w:val="24"/>
          <w:szCs w:val="24"/>
        </w:rPr>
      </w:pPr>
      <w:r w:rsidRPr="009C18D9">
        <w:rPr>
          <w:rFonts w:ascii="Arial" w:hAnsi="Arial" w:cs="Arial"/>
          <w:sz w:val="24"/>
          <w:szCs w:val="24"/>
        </w:rPr>
        <w:t xml:space="preserve">O </w:t>
      </w:r>
      <w:r w:rsidRPr="009C18D9">
        <w:rPr>
          <w:rFonts w:ascii="Arial" w:hAnsi="Arial" w:cs="Arial"/>
          <w:b/>
          <w:sz w:val="24"/>
          <w:szCs w:val="24"/>
        </w:rPr>
        <w:t>CONTRATANTE</w:t>
      </w:r>
      <w:r w:rsidRPr="009C18D9">
        <w:rPr>
          <w:rFonts w:ascii="Arial" w:hAnsi="Arial" w:cs="Arial"/>
          <w:sz w:val="24"/>
          <w:szCs w:val="24"/>
        </w:rPr>
        <w:t xml:space="preserve"> poderá, a qualquer tempo, fiscalizar os serviços ora contratados através de seus prepostos. Todavia, tal faculdade não exime a responsabilidade integral da </w:t>
      </w:r>
      <w:r w:rsidRPr="009C18D9">
        <w:rPr>
          <w:rFonts w:ascii="Arial" w:hAnsi="Arial" w:cs="Arial"/>
          <w:b/>
          <w:sz w:val="24"/>
          <w:szCs w:val="24"/>
        </w:rPr>
        <w:t>CONTRATADA</w:t>
      </w:r>
      <w:r w:rsidRPr="009C18D9">
        <w:rPr>
          <w:rFonts w:ascii="Arial" w:hAnsi="Arial" w:cs="Arial"/>
          <w:sz w:val="24"/>
          <w:szCs w:val="24"/>
        </w:rPr>
        <w:t xml:space="preserve"> pela execução dos serviços, a qual é responsável pelos atos praticados por seus empregados e/ou prepostos e pelos danos causados, mesmo por dolo, imprudência, imperícia ou negligência, durante a execução dos serviços, ou, ainda, por danos por eles sofridos, durante a execução dos serviços (desde que comprovados após apuração dos fatos), isentando expressamente a </w:t>
      </w:r>
      <w:r w:rsidRPr="009C18D9">
        <w:rPr>
          <w:rFonts w:ascii="Arial" w:hAnsi="Arial" w:cs="Arial"/>
          <w:b/>
          <w:sz w:val="24"/>
          <w:szCs w:val="24"/>
        </w:rPr>
        <w:t xml:space="preserve">CONTRATANTE </w:t>
      </w:r>
      <w:r w:rsidRPr="009C18D9">
        <w:rPr>
          <w:rFonts w:ascii="Arial" w:hAnsi="Arial" w:cs="Arial"/>
          <w:sz w:val="24"/>
          <w:szCs w:val="24"/>
        </w:rPr>
        <w:t>de qualquer responsabilidade no tocante à prestação de serviço ora contratada.</w:t>
      </w:r>
    </w:p>
    <w:p w14:paraId="1D23AFF1" w14:textId="59982DDA" w:rsidR="00970808" w:rsidRPr="009C18D9" w:rsidRDefault="00970808" w:rsidP="00970808">
      <w:pPr>
        <w:jc w:val="both"/>
        <w:rPr>
          <w:rFonts w:ascii="Arial" w:hAnsi="Arial" w:cs="Arial"/>
          <w:sz w:val="24"/>
          <w:szCs w:val="24"/>
        </w:rPr>
      </w:pPr>
      <w:r w:rsidRPr="009C18D9">
        <w:rPr>
          <w:rFonts w:ascii="Arial" w:hAnsi="Arial" w:cs="Arial"/>
          <w:b/>
          <w:sz w:val="24"/>
          <w:szCs w:val="24"/>
        </w:rPr>
        <w:t xml:space="preserve">   Parágrafo Único:</w:t>
      </w:r>
      <w:r w:rsidRPr="009C18D9">
        <w:rPr>
          <w:rFonts w:ascii="Arial" w:hAnsi="Arial" w:cs="Arial"/>
          <w:sz w:val="24"/>
          <w:szCs w:val="24"/>
        </w:rPr>
        <w:t xml:space="preserve"> Sendo constatadas quaisquer irregularidades na execução dos serviços, será informado à </w:t>
      </w:r>
      <w:r w:rsidRPr="009C18D9">
        <w:rPr>
          <w:rFonts w:ascii="Arial" w:hAnsi="Arial" w:cs="Arial"/>
          <w:b/>
          <w:sz w:val="24"/>
          <w:szCs w:val="24"/>
        </w:rPr>
        <w:t>CONTRATADA</w:t>
      </w:r>
      <w:r w:rsidRPr="009C18D9">
        <w:rPr>
          <w:rFonts w:ascii="Arial" w:hAnsi="Arial" w:cs="Arial"/>
          <w:sz w:val="24"/>
          <w:szCs w:val="24"/>
        </w:rPr>
        <w:t>, por escrito, para que esta tome as providências necessárias no prazo máximo de 72h (setenta e duas horas) do recebimento da notificação, podendo aplicar, inclusive, as medidas disciplinares que julgar cabíveis, no caso de irregularidades serem decorrentes de falha de membros de sua equipe de trabalho, sob pena da incidência da penalidade prevista no Parágrafo Primeiro da Cláusula Décima.</w:t>
      </w:r>
    </w:p>
    <w:p w14:paraId="3E23DDE3" w14:textId="01041134" w:rsidR="00C02508" w:rsidRPr="009C18D9" w:rsidRDefault="00C02508" w:rsidP="00970808">
      <w:pPr>
        <w:jc w:val="both"/>
        <w:rPr>
          <w:rFonts w:ascii="Arial" w:hAnsi="Arial" w:cs="Arial"/>
          <w:sz w:val="24"/>
          <w:szCs w:val="24"/>
        </w:rPr>
      </w:pPr>
    </w:p>
    <w:p w14:paraId="1414B329" w14:textId="77777777" w:rsidR="00C02508" w:rsidRPr="009C18D9" w:rsidRDefault="00C02508" w:rsidP="00970808">
      <w:pPr>
        <w:jc w:val="both"/>
        <w:rPr>
          <w:rFonts w:ascii="Arial" w:hAnsi="Arial" w:cs="Arial"/>
          <w:sz w:val="24"/>
          <w:szCs w:val="24"/>
        </w:rPr>
      </w:pPr>
    </w:p>
    <w:p w14:paraId="589F12F5" w14:textId="2B48A434" w:rsidR="00970808" w:rsidRPr="009C18D9" w:rsidRDefault="00970808" w:rsidP="00970808">
      <w:pPr>
        <w:jc w:val="both"/>
        <w:rPr>
          <w:rFonts w:ascii="Arial" w:hAnsi="Arial" w:cs="Arial"/>
          <w:sz w:val="24"/>
          <w:szCs w:val="24"/>
          <w:u w:val="single"/>
        </w:rPr>
      </w:pPr>
      <w:r w:rsidRPr="009C18D9">
        <w:rPr>
          <w:rFonts w:ascii="Arial" w:hAnsi="Arial" w:cs="Arial"/>
          <w:b/>
          <w:sz w:val="24"/>
          <w:szCs w:val="24"/>
          <w:u w:val="single"/>
        </w:rPr>
        <w:t>CLÁUSULA SEXTA – Preço</w:t>
      </w:r>
    </w:p>
    <w:p w14:paraId="4E751755" w14:textId="2B28D484" w:rsidR="00970808" w:rsidRPr="009C18D9" w:rsidRDefault="00970808" w:rsidP="00970808">
      <w:pPr>
        <w:jc w:val="both"/>
        <w:rPr>
          <w:rFonts w:ascii="Arial" w:hAnsi="Arial" w:cs="Arial"/>
          <w:b/>
          <w:bCs/>
          <w:sz w:val="24"/>
          <w:szCs w:val="24"/>
        </w:rPr>
      </w:pPr>
      <w:r w:rsidRPr="009C18D9">
        <w:rPr>
          <w:rFonts w:ascii="Arial" w:hAnsi="Arial" w:cs="Arial"/>
          <w:sz w:val="24"/>
          <w:szCs w:val="24"/>
        </w:rPr>
        <w:t xml:space="preserve">Pela prestação integral dos serviços ora contratados, a </w:t>
      </w:r>
      <w:r w:rsidRPr="009C18D9">
        <w:rPr>
          <w:rFonts w:ascii="Arial" w:hAnsi="Arial" w:cs="Arial"/>
          <w:b/>
          <w:sz w:val="24"/>
          <w:szCs w:val="24"/>
        </w:rPr>
        <w:t xml:space="preserve">CONTRATANTE </w:t>
      </w:r>
      <w:r w:rsidRPr="009C18D9">
        <w:rPr>
          <w:rFonts w:ascii="Arial" w:hAnsi="Arial" w:cs="Arial"/>
          <w:sz w:val="24"/>
          <w:szCs w:val="24"/>
        </w:rPr>
        <w:t xml:space="preserve">pagará à </w:t>
      </w:r>
      <w:r w:rsidRPr="009C18D9">
        <w:rPr>
          <w:rFonts w:ascii="Arial" w:hAnsi="Arial" w:cs="Arial"/>
          <w:b/>
          <w:sz w:val="24"/>
          <w:szCs w:val="24"/>
        </w:rPr>
        <w:t>CONTRATADA</w:t>
      </w:r>
      <w:r w:rsidRPr="009C18D9">
        <w:rPr>
          <w:rFonts w:ascii="Arial" w:hAnsi="Arial" w:cs="Arial"/>
          <w:sz w:val="24"/>
          <w:szCs w:val="24"/>
        </w:rPr>
        <w:t xml:space="preserve"> mediante apresentação de Nota Fiscal, o </w:t>
      </w:r>
      <w:r w:rsidRPr="009C18D9">
        <w:rPr>
          <w:rFonts w:ascii="Arial" w:hAnsi="Arial" w:cs="Arial"/>
          <w:b/>
          <w:bCs/>
          <w:sz w:val="24"/>
          <w:szCs w:val="24"/>
        </w:rPr>
        <w:t>valor bruto mensal</w:t>
      </w:r>
      <w:r w:rsidRPr="009C18D9">
        <w:rPr>
          <w:rFonts w:ascii="Arial" w:hAnsi="Arial" w:cs="Arial"/>
          <w:sz w:val="24"/>
          <w:szCs w:val="24"/>
        </w:rPr>
        <w:t xml:space="preserve"> de </w:t>
      </w:r>
      <w:r w:rsidRPr="009C18D9">
        <w:rPr>
          <w:rFonts w:ascii="Arial" w:hAnsi="Arial" w:cs="Arial"/>
          <w:b/>
          <w:sz w:val="24"/>
          <w:szCs w:val="24"/>
        </w:rPr>
        <w:t xml:space="preserve">R$ </w:t>
      </w:r>
      <w:r w:rsidR="00C02508" w:rsidRPr="009C18D9">
        <w:rPr>
          <w:rFonts w:ascii="Arial" w:hAnsi="Arial" w:cs="Arial"/>
          <w:b/>
          <w:sz w:val="24"/>
          <w:szCs w:val="24"/>
        </w:rPr>
        <w:t>xxxxxxxxxx</w:t>
      </w:r>
      <w:r w:rsidRPr="009C18D9">
        <w:rPr>
          <w:rFonts w:ascii="Arial" w:hAnsi="Arial" w:cs="Arial"/>
          <w:b/>
          <w:sz w:val="24"/>
          <w:szCs w:val="24"/>
        </w:rPr>
        <w:t xml:space="preserve"> (</w:t>
      </w:r>
      <w:r w:rsidR="00C02508" w:rsidRPr="009C18D9">
        <w:rPr>
          <w:rFonts w:ascii="Arial" w:hAnsi="Arial" w:cs="Arial"/>
          <w:b/>
          <w:sz w:val="24"/>
          <w:szCs w:val="24"/>
        </w:rPr>
        <w:t>xxxx</w:t>
      </w:r>
      <w:r w:rsidR="007E6972" w:rsidRPr="009C18D9">
        <w:rPr>
          <w:rFonts w:ascii="Arial" w:hAnsi="Arial" w:cs="Arial"/>
          <w:b/>
          <w:sz w:val="24"/>
          <w:szCs w:val="24"/>
        </w:rPr>
        <w:t xml:space="preserve">, </w:t>
      </w:r>
      <w:r w:rsidR="00C02508" w:rsidRPr="009C18D9">
        <w:rPr>
          <w:rFonts w:ascii="Arial" w:hAnsi="Arial" w:cs="Arial"/>
          <w:b/>
          <w:sz w:val="24"/>
          <w:szCs w:val="24"/>
        </w:rPr>
        <w:t>xxxxxxx</w:t>
      </w:r>
      <w:r w:rsidRPr="009C18D9">
        <w:rPr>
          <w:rFonts w:ascii="Arial" w:hAnsi="Arial" w:cs="Arial"/>
          <w:b/>
          <w:sz w:val="24"/>
          <w:szCs w:val="24"/>
        </w:rPr>
        <w:t xml:space="preserve"> reais</w:t>
      </w:r>
      <w:r w:rsidR="007E6972" w:rsidRPr="009C18D9">
        <w:rPr>
          <w:rFonts w:ascii="Arial" w:hAnsi="Arial" w:cs="Arial"/>
          <w:b/>
          <w:sz w:val="24"/>
          <w:szCs w:val="24"/>
        </w:rPr>
        <w:t xml:space="preserve"> </w:t>
      </w:r>
      <w:r w:rsidR="00C02508" w:rsidRPr="009C18D9">
        <w:rPr>
          <w:rFonts w:ascii="Arial" w:hAnsi="Arial" w:cs="Arial"/>
          <w:b/>
          <w:sz w:val="24"/>
          <w:szCs w:val="24"/>
        </w:rPr>
        <w:t>xxxxxx</w:t>
      </w:r>
      <w:r w:rsidR="007E6972" w:rsidRPr="009C18D9">
        <w:rPr>
          <w:rFonts w:ascii="Arial" w:hAnsi="Arial" w:cs="Arial"/>
          <w:b/>
          <w:sz w:val="24"/>
          <w:szCs w:val="24"/>
        </w:rPr>
        <w:t xml:space="preserve"> </w:t>
      </w:r>
      <w:r w:rsidR="00C02508" w:rsidRPr="009C18D9">
        <w:rPr>
          <w:rFonts w:ascii="Arial" w:hAnsi="Arial" w:cs="Arial"/>
          <w:b/>
          <w:sz w:val="24"/>
          <w:szCs w:val="24"/>
        </w:rPr>
        <w:t>centavos)</w:t>
      </w:r>
      <w:r w:rsidRPr="009C18D9">
        <w:rPr>
          <w:rFonts w:ascii="Arial" w:hAnsi="Arial" w:cs="Arial"/>
          <w:sz w:val="24"/>
          <w:szCs w:val="24"/>
        </w:rPr>
        <w:t xml:space="preserve">, </w:t>
      </w:r>
      <w:r w:rsidR="007E6972" w:rsidRPr="009C18D9">
        <w:rPr>
          <w:rFonts w:ascii="Arial" w:hAnsi="Arial" w:cs="Arial"/>
          <w:sz w:val="24"/>
          <w:szCs w:val="24"/>
        </w:rPr>
        <w:t xml:space="preserve">com vencimento </w:t>
      </w:r>
      <w:r w:rsidR="00C02508" w:rsidRPr="009C18D9">
        <w:rPr>
          <w:rFonts w:ascii="Arial" w:hAnsi="Arial" w:cs="Arial"/>
          <w:sz w:val="24"/>
          <w:szCs w:val="24"/>
        </w:rPr>
        <w:t>todo</w:t>
      </w:r>
      <w:r w:rsidR="007E6972" w:rsidRPr="009C18D9">
        <w:rPr>
          <w:rFonts w:ascii="Arial" w:hAnsi="Arial" w:cs="Arial"/>
          <w:sz w:val="24"/>
          <w:szCs w:val="24"/>
        </w:rPr>
        <w:t xml:space="preserve"> dia 05 do mês subsequente aos serviços </w:t>
      </w:r>
      <w:r w:rsidR="00C02508" w:rsidRPr="009C18D9">
        <w:rPr>
          <w:rFonts w:ascii="Arial" w:hAnsi="Arial" w:cs="Arial"/>
          <w:sz w:val="24"/>
          <w:szCs w:val="24"/>
        </w:rPr>
        <w:t>prestados.</w:t>
      </w:r>
      <w:r w:rsidRPr="009C18D9">
        <w:rPr>
          <w:rFonts w:ascii="Arial" w:hAnsi="Arial" w:cs="Arial"/>
          <w:sz w:val="24"/>
          <w:szCs w:val="24"/>
        </w:rPr>
        <w:t xml:space="preserve"> </w:t>
      </w:r>
    </w:p>
    <w:p w14:paraId="17D1D0F4" w14:textId="57B3E5D4" w:rsidR="00970808" w:rsidRPr="009C18D9" w:rsidRDefault="00970808" w:rsidP="00970808">
      <w:pPr>
        <w:jc w:val="both"/>
        <w:rPr>
          <w:rFonts w:ascii="Arial" w:hAnsi="Arial" w:cs="Arial"/>
          <w:sz w:val="24"/>
          <w:szCs w:val="24"/>
        </w:rPr>
      </w:pPr>
      <w:r w:rsidRPr="009C18D9">
        <w:rPr>
          <w:rFonts w:ascii="Arial" w:hAnsi="Arial" w:cs="Arial"/>
          <w:b/>
          <w:sz w:val="24"/>
          <w:szCs w:val="24"/>
        </w:rPr>
        <w:t xml:space="preserve">   Parágrafo Primeiro:</w:t>
      </w:r>
      <w:r w:rsidRPr="009C18D9">
        <w:rPr>
          <w:rFonts w:ascii="Arial" w:hAnsi="Arial" w:cs="Arial"/>
          <w:sz w:val="24"/>
          <w:szCs w:val="24"/>
        </w:rPr>
        <w:t xml:space="preserve"> Quaisquer alterações que sejam decorrentes de atos do Governo Federal, Estadual ou Municipal, ou de negociação Coletiva, que acarretem aumento salarial, concessão de abono ou benefícios, que tragam ônus trabalhistas, tributários, previdenciários ou outros encargos de qualquer natureza à </w:t>
      </w:r>
      <w:r w:rsidRPr="009C18D9">
        <w:rPr>
          <w:rFonts w:ascii="Arial" w:hAnsi="Arial" w:cs="Arial"/>
          <w:b/>
          <w:sz w:val="24"/>
          <w:szCs w:val="24"/>
        </w:rPr>
        <w:t>CONTRATADA</w:t>
      </w:r>
      <w:r w:rsidRPr="009C18D9">
        <w:rPr>
          <w:rFonts w:ascii="Arial" w:hAnsi="Arial" w:cs="Arial"/>
          <w:sz w:val="24"/>
          <w:szCs w:val="24"/>
        </w:rPr>
        <w:t xml:space="preserve">, superveniente à assinatura deste contrato, que acarrete reflexos nos custos da </w:t>
      </w:r>
      <w:r w:rsidRPr="009C18D9">
        <w:rPr>
          <w:rFonts w:ascii="Arial" w:hAnsi="Arial" w:cs="Arial"/>
          <w:b/>
          <w:sz w:val="24"/>
          <w:szCs w:val="24"/>
        </w:rPr>
        <w:t>CONTRATADA</w:t>
      </w:r>
      <w:r w:rsidRPr="009C18D9">
        <w:rPr>
          <w:rFonts w:ascii="Arial" w:hAnsi="Arial" w:cs="Arial"/>
          <w:sz w:val="24"/>
          <w:szCs w:val="24"/>
        </w:rPr>
        <w:t>, acarretando</w:t>
      </w:r>
      <w:r w:rsidRPr="009C18D9">
        <w:rPr>
          <w:rFonts w:ascii="Arial" w:hAnsi="Arial" w:cs="Arial"/>
          <w:b/>
          <w:sz w:val="24"/>
          <w:szCs w:val="24"/>
        </w:rPr>
        <w:t xml:space="preserve"> </w:t>
      </w:r>
      <w:r w:rsidRPr="009C18D9">
        <w:rPr>
          <w:rFonts w:ascii="Arial" w:hAnsi="Arial" w:cs="Arial"/>
          <w:sz w:val="24"/>
          <w:szCs w:val="24"/>
        </w:rPr>
        <w:t xml:space="preserve">rompimento do equilíbrio econômico-financeiro original do presente Contrato, será motivo de </w:t>
      </w:r>
      <w:r w:rsidR="00302353" w:rsidRPr="009C18D9">
        <w:rPr>
          <w:rFonts w:ascii="Arial" w:hAnsi="Arial" w:cs="Arial"/>
          <w:sz w:val="24"/>
          <w:szCs w:val="24"/>
        </w:rPr>
        <w:t xml:space="preserve">negociação de valores entre as Partes, de maneira que nova contraprestação apenas será devida mediante a assinatura de termo aditivo contratual. </w:t>
      </w:r>
    </w:p>
    <w:p w14:paraId="18C558C5" w14:textId="77A53D7D" w:rsidR="00970808" w:rsidRPr="009C18D9" w:rsidRDefault="00970808" w:rsidP="00970808">
      <w:pPr>
        <w:jc w:val="both"/>
        <w:rPr>
          <w:rFonts w:ascii="Arial" w:hAnsi="Arial" w:cs="Arial"/>
          <w:sz w:val="24"/>
          <w:szCs w:val="24"/>
        </w:rPr>
      </w:pPr>
      <w:r w:rsidRPr="009C18D9">
        <w:rPr>
          <w:rFonts w:ascii="Arial" w:hAnsi="Arial" w:cs="Arial"/>
          <w:b/>
          <w:sz w:val="24"/>
          <w:szCs w:val="24"/>
        </w:rPr>
        <w:t xml:space="preserve">   Parágrafo </w:t>
      </w:r>
      <w:r w:rsidR="00C02508" w:rsidRPr="009C18D9">
        <w:rPr>
          <w:rFonts w:ascii="Arial" w:hAnsi="Arial" w:cs="Arial"/>
          <w:b/>
          <w:sz w:val="24"/>
          <w:szCs w:val="24"/>
        </w:rPr>
        <w:t>Segundo</w:t>
      </w:r>
      <w:r w:rsidRPr="009C18D9">
        <w:rPr>
          <w:rFonts w:ascii="Arial" w:hAnsi="Arial" w:cs="Arial"/>
          <w:b/>
          <w:sz w:val="24"/>
          <w:szCs w:val="24"/>
        </w:rPr>
        <w:t>:</w:t>
      </w:r>
      <w:r w:rsidRPr="009C18D9">
        <w:rPr>
          <w:rFonts w:ascii="Arial" w:hAnsi="Arial" w:cs="Arial"/>
          <w:sz w:val="24"/>
          <w:szCs w:val="24"/>
        </w:rPr>
        <w:t xml:space="preserve"> Qualquer acréscimo sobre o preço decorrente das hipóteses previstas nos parágrafos anteriores deverá ser previamente comunicado à </w:t>
      </w:r>
      <w:r w:rsidRPr="009C18D9">
        <w:rPr>
          <w:rFonts w:ascii="Arial" w:hAnsi="Arial" w:cs="Arial"/>
          <w:b/>
          <w:sz w:val="24"/>
          <w:szCs w:val="24"/>
        </w:rPr>
        <w:t>CONTRATANTE</w:t>
      </w:r>
      <w:r w:rsidRPr="009C18D9">
        <w:rPr>
          <w:rFonts w:ascii="Arial" w:hAnsi="Arial" w:cs="Arial"/>
          <w:sz w:val="24"/>
          <w:szCs w:val="24"/>
        </w:rPr>
        <w:t xml:space="preserve">, que, a seu critério, poderá optar pela rescisão total ou parcial do contrato, independentemente do pagamento de multa ou indenização, desde que respeitado o aviso prévio definido no </w:t>
      </w:r>
      <w:r w:rsidRPr="009C18D9">
        <w:rPr>
          <w:rFonts w:ascii="Arial" w:hAnsi="Arial" w:cs="Arial"/>
          <w:b/>
          <w:sz w:val="24"/>
          <w:szCs w:val="24"/>
        </w:rPr>
        <w:t>Parágrafo Primeiro</w:t>
      </w:r>
      <w:r w:rsidRPr="009C18D9">
        <w:rPr>
          <w:rFonts w:ascii="Arial" w:hAnsi="Arial" w:cs="Arial"/>
          <w:sz w:val="24"/>
          <w:szCs w:val="24"/>
        </w:rPr>
        <w:t xml:space="preserve"> da </w:t>
      </w:r>
      <w:r w:rsidRPr="009C18D9">
        <w:rPr>
          <w:rFonts w:ascii="Arial" w:hAnsi="Arial" w:cs="Arial"/>
          <w:b/>
          <w:sz w:val="24"/>
          <w:szCs w:val="24"/>
        </w:rPr>
        <w:t xml:space="preserve">Cláusula Nona, </w:t>
      </w:r>
      <w:r w:rsidRPr="009C18D9">
        <w:rPr>
          <w:rFonts w:ascii="Arial" w:hAnsi="Arial" w:cs="Arial"/>
          <w:sz w:val="24"/>
          <w:szCs w:val="24"/>
        </w:rPr>
        <w:t>infra.</w:t>
      </w:r>
    </w:p>
    <w:p w14:paraId="0A272BC9" w14:textId="5CE8BBB3" w:rsidR="00970808" w:rsidRPr="009C18D9" w:rsidRDefault="00970808" w:rsidP="00970808">
      <w:pPr>
        <w:jc w:val="both"/>
        <w:rPr>
          <w:rFonts w:ascii="Arial" w:hAnsi="Arial" w:cs="Arial"/>
          <w:sz w:val="24"/>
          <w:szCs w:val="24"/>
        </w:rPr>
      </w:pPr>
      <w:r w:rsidRPr="009C18D9">
        <w:rPr>
          <w:rFonts w:ascii="Arial" w:hAnsi="Arial" w:cs="Arial"/>
          <w:b/>
          <w:sz w:val="24"/>
          <w:szCs w:val="24"/>
        </w:rPr>
        <w:t xml:space="preserve">   </w:t>
      </w:r>
    </w:p>
    <w:p w14:paraId="029E1057" w14:textId="586D8532" w:rsidR="00970808" w:rsidRPr="009C18D9" w:rsidRDefault="00970808" w:rsidP="00970808">
      <w:pPr>
        <w:jc w:val="both"/>
        <w:rPr>
          <w:rFonts w:ascii="Arial" w:hAnsi="Arial" w:cs="Arial"/>
          <w:sz w:val="24"/>
          <w:szCs w:val="24"/>
        </w:rPr>
      </w:pPr>
      <w:r w:rsidRPr="009C18D9">
        <w:rPr>
          <w:rFonts w:ascii="Arial" w:hAnsi="Arial" w:cs="Arial"/>
          <w:b/>
          <w:sz w:val="24"/>
          <w:szCs w:val="24"/>
        </w:rPr>
        <w:t xml:space="preserve">   Parágrafo Quinto:</w:t>
      </w:r>
      <w:r w:rsidRPr="009C18D9">
        <w:rPr>
          <w:rFonts w:ascii="Arial" w:hAnsi="Arial" w:cs="Arial"/>
          <w:sz w:val="24"/>
          <w:szCs w:val="24"/>
        </w:rPr>
        <w:t xml:space="preserve"> Na hipótese de movimentos grevistas que impeçam a boa execução dos serviços, desde já ajustam as partes que o contrato ficará suspenso, interrompendo-se o pagamento da remuneração à </w:t>
      </w:r>
      <w:r w:rsidRPr="009C18D9">
        <w:rPr>
          <w:rFonts w:ascii="Arial" w:hAnsi="Arial" w:cs="Arial"/>
          <w:b/>
          <w:sz w:val="24"/>
          <w:szCs w:val="24"/>
        </w:rPr>
        <w:t>CONTRATADA</w:t>
      </w:r>
      <w:r w:rsidRPr="009C18D9">
        <w:rPr>
          <w:rFonts w:ascii="Arial" w:hAnsi="Arial" w:cs="Arial"/>
          <w:sz w:val="24"/>
          <w:szCs w:val="24"/>
        </w:rPr>
        <w:t xml:space="preserve"> até a efetiva retomada dos serviços, assegurado à </w:t>
      </w:r>
      <w:r w:rsidRPr="009C18D9">
        <w:rPr>
          <w:rFonts w:ascii="Arial" w:hAnsi="Arial" w:cs="Arial"/>
          <w:b/>
          <w:sz w:val="24"/>
          <w:szCs w:val="24"/>
        </w:rPr>
        <w:t>CONTRATANTE</w:t>
      </w:r>
      <w:r w:rsidRPr="009C18D9">
        <w:rPr>
          <w:rFonts w:ascii="Arial" w:hAnsi="Arial" w:cs="Arial"/>
          <w:sz w:val="24"/>
          <w:szCs w:val="24"/>
        </w:rPr>
        <w:t xml:space="preserve"> o direito de dar por rescindido o presente contrato se a paralisação ultrapassar </w:t>
      </w:r>
      <w:r w:rsidRPr="009C18D9">
        <w:rPr>
          <w:rFonts w:ascii="Arial" w:hAnsi="Arial" w:cs="Arial"/>
          <w:b/>
          <w:sz w:val="24"/>
          <w:szCs w:val="24"/>
        </w:rPr>
        <w:t>30 (trinta) dias</w:t>
      </w:r>
      <w:r w:rsidRPr="009C18D9">
        <w:rPr>
          <w:rFonts w:ascii="Arial" w:hAnsi="Arial" w:cs="Arial"/>
          <w:sz w:val="24"/>
          <w:szCs w:val="24"/>
        </w:rPr>
        <w:t>, sem o pagamento de qualquer multa ou indenização de parte a parte.</w:t>
      </w:r>
    </w:p>
    <w:p w14:paraId="7C9BC6AC" w14:textId="77777777" w:rsidR="00C02508" w:rsidRPr="009C18D9" w:rsidRDefault="00C02508" w:rsidP="00970808">
      <w:pPr>
        <w:jc w:val="both"/>
        <w:rPr>
          <w:rFonts w:ascii="Arial" w:hAnsi="Arial" w:cs="Arial"/>
          <w:sz w:val="24"/>
          <w:szCs w:val="24"/>
        </w:rPr>
      </w:pPr>
    </w:p>
    <w:p w14:paraId="727F7189" w14:textId="77FE709F" w:rsidR="00970808" w:rsidRPr="009C18D9" w:rsidRDefault="00970808" w:rsidP="00970808">
      <w:pPr>
        <w:jc w:val="both"/>
        <w:rPr>
          <w:rFonts w:ascii="Arial" w:hAnsi="Arial" w:cs="Arial"/>
          <w:b/>
          <w:sz w:val="24"/>
          <w:szCs w:val="24"/>
          <w:u w:val="single"/>
        </w:rPr>
      </w:pPr>
      <w:r w:rsidRPr="009C18D9">
        <w:rPr>
          <w:rFonts w:ascii="Arial" w:hAnsi="Arial" w:cs="Arial"/>
          <w:b/>
          <w:sz w:val="24"/>
          <w:szCs w:val="24"/>
          <w:u w:val="single"/>
        </w:rPr>
        <w:t>CLÁUSULA SÉTIMA – Pagamento</w:t>
      </w:r>
    </w:p>
    <w:p w14:paraId="29D1B521" w14:textId="5F71130F" w:rsidR="00970808" w:rsidRPr="009C18D9" w:rsidRDefault="00970808" w:rsidP="00970808">
      <w:pPr>
        <w:jc w:val="both"/>
        <w:rPr>
          <w:rFonts w:ascii="Arial" w:hAnsi="Arial" w:cs="Arial"/>
          <w:sz w:val="24"/>
          <w:szCs w:val="24"/>
        </w:rPr>
      </w:pPr>
      <w:r w:rsidRPr="009C18D9">
        <w:rPr>
          <w:rFonts w:ascii="Arial" w:hAnsi="Arial" w:cs="Arial"/>
          <w:sz w:val="24"/>
          <w:szCs w:val="24"/>
        </w:rPr>
        <w:t xml:space="preserve">As faturas deverão ser entregues pela </w:t>
      </w:r>
      <w:r w:rsidRPr="009C18D9">
        <w:rPr>
          <w:rFonts w:ascii="Arial" w:hAnsi="Arial" w:cs="Arial"/>
          <w:b/>
          <w:sz w:val="24"/>
          <w:szCs w:val="24"/>
        </w:rPr>
        <w:t>CONTRATADA</w:t>
      </w:r>
      <w:r w:rsidRPr="009C18D9">
        <w:rPr>
          <w:rFonts w:ascii="Arial" w:hAnsi="Arial" w:cs="Arial"/>
          <w:sz w:val="24"/>
          <w:szCs w:val="24"/>
        </w:rPr>
        <w:t xml:space="preserve"> </w:t>
      </w:r>
      <w:r w:rsidR="00C02508" w:rsidRPr="009C18D9">
        <w:rPr>
          <w:rFonts w:ascii="Arial" w:hAnsi="Arial" w:cs="Arial"/>
          <w:sz w:val="24"/>
          <w:szCs w:val="24"/>
        </w:rPr>
        <w:t>todo primeiro dia útil do mês subsequente aos serviços prestados</w:t>
      </w:r>
      <w:r w:rsidR="00ED2C56" w:rsidRPr="009C18D9">
        <w:rPr>
          <w:rFonts w:ascii="Arial" w:hAnsi="Arial" w:cs="Arial"/>
          <w:sz w:val="24"/>
          <w:szCs w:val="24"/>
        </w:rPr>
        <w:t>,</w:t>
      </w:r>
      <w:r w:rsidRPr="009C18D9">
        <w:rPr>
          <w:rFonts w:ascii="Arial" w:hAnsi="Arial" w:cs="Arial"/>
          <w:sz w:val="24"/>
          <w:szCs w:val="24"/>
        </w:rPr>
        <w:t xml:space="preserve"> </w:t>
      </w:r>
      <w:r w:rsidR="00ED2C56" w:rsidRPr="009C18D9">
        <w:rPr>
          <w:rFonts w:ascii="Arial" w:hAnsi="Arial" w:cs="Arial"/>
          <w:sz w:val="24"/>
          <w:szCs w:val="24"/>
        </w:rPr>
        <w:t xml:space="preserve">tendo esta vencimento no </w:t>
      </w:r>
      <w:r w:rsidR="007E6972" w:rsidRPr="009C18D9">
        <w:rPr>
          <w:rFonts w:ascii="Arial" w:hAnsi="Arial" w:cs="Arial"/>
          <w:sz w:val="24"/>
          <w:szCs w:val="24"/>
        </w:rPr>
        <w:t>quinto</w:t>
      </w:r>
      <w:r w:rsidR="00ED2C56" w:rsidRPr="009C18D9">
        <w:rPr>
          <w:rFonts w:ascii="Arial" w:hAnsi="Arial" w:cs="Arial"/>
          <w:sz w:val="24"/>
          <w:szCs w:val="24"/>
        </w:rPr>
        <w:t xml:space="preserve"> </w:t>
      </w:r>
      <w:r w:rsidR="00C02508" w:rsidRPr="009C18D9">
        <w:rPr>
          <w:rFonts w:ascii="Arial" w:hAnsi="Arial" w:cs="Arial"/>
          <w:sz w:val="24"/>
          <w:szCs w:val="24"/>
        </w:rPr>
        <w:t xml:space="preserve">dia </w:t>
      </w:r>
      <w:r w:rsidR="00ED2C56" w:rsidRPr="009C18D9">
        <w:rPr>
          <w:rFonts w:ascii="Arial" w:hAnsi="Arial" w:cs="Arial"/>
          <w:sz w:val="24"/>
          <w:szCs w:val="24"/>
        </w:rPr>
        <w:t xml:space="preserve">do mês, </w:t>
      </w:r>
      <w:r w:rsidRPr="009C18D9">
        <w:rPr>
          <w:rFonts w:ascii="Arial" w:hAnsi="Arial" w:cs="Arial"/>
          <w:sz w:val="24"/>
          <w:szCs w:val="24"/>
        </w:rPr>
        <w:t xml:space="preserve">sendo o pagamento do mesmo efetuado através de </w:t>
      </w:r>
      <w:r w:rsidRPr="009C18D9">
        <w:rPr>
          <w:rFonts w:ascii="Arial" w:hAnsi="Arial" w:cs="Arial"/>
          <w:b/>
          <w:sz w:val="24"/>
          <w:szCs w:val="24"/>
        </w:rPr>
        <w:t>transferência bancaria</w:t>
      </w:r>
      <w:r w:rsidRPr="009C18D9">
        <w:rPr>
          <w:rFonts w:ascii="Arial" w:hAnsi="Arial" w:cs="Arial"/>
          <w:sz w:val="24"/>
          <w:szCs w:val="24"/>
        </w:rPr>
        <w:t xml:space="preserve"> via </w:t>
      </w:r>
      <w:r w:rsidRPr="009C18D9">
        <w:rPr>
          <w:rFonts w:ascii="Arial" w:hAnsi="Arial" w:cs="Arial"/>
          <w:b/>
          <w:sz w:val="24"/>
          <w:szCs w:val="24"/>
        </w:rPr>
        <w:t>TED</w:t>
      </w:r>
      <w:r w:rsidRPr="009C18D9">
        <w:rPr>
          <w:rFonts w:ascii="Arial" w:hAnsi="Arial" w:cs="Arial"/>
          <w:sz w:val="24"/>
          <w:szCs w:val="24"/>
        </w:rPr>
        <w:t xml:space="preserve">, em conta corrente em nome da </w:t>
      </w:r>
      <w:r w:rsidRPr="009C18D9">
        <w:rPr>
          <w:rFonts w:ascii="Arial" w:hAnsi="Arial" w:cs="Arial"/>
          <w:b/>
          <w:bCs/>
          <w:sz w:val="24"/>
          <w:szCs w:val="24"/>
        </w:rPr>
        <w:t>CONTRATADA</w:t>
      </w:r>
      <w:r w:rsidRPr="009C18D9">
        <w:rPr>
          <w:rFonts w:ascii="Arial" w:hAnsi="Arial" w:cs="Arial"/>
          <w:sz w:val="24"/>
          <w:szCs w:val="24"/>
        </w:rPr>
        <w:t xml:space="preserve">. </w:t>
      </w:r>
      <w:r w:rsidR="003118AD" w:rsidRPr="009C18D9">
        <w:rPr>
          <w:rFonts w:ascii="Arial" w:hAnsi="Arial" w:cs="Arial"/>
          <w:sz w:val="24"/>
          <w:szCs w:val="24"/>
        </w:rPr>
        <w:t xml:space="preserve">Caso haja atraso pela CONTRATADA na entrega da Nota Fiscal, o pagamento será </w:t>
      </w:r>
      <w:r w:rsidR="00C02508" w:rsidRPr="009C18D9">
        <w:rPr>
          <w:rFonts w:ascii="Arial" w:hAnsi="Arial" w:cs="Arial"/>
          <w:sz w:val="24"/>
          <w:szCs w:val="24"/>
        </w:rPr>
        <w:t>prorrogado</w:t>
      </w:r>
      <w:r w:rsidR="003118AD" w:rsidRPr="009C18D9">
        <w:rPr>
          <w:rFonts w:ascii="Arial" w:hAnsi="Arial" w:cs="Arial"/>
          <w:sz w:val="24"/>
          <w:szCs w:val="24"/>
        </w:rPr>
        <w:t>, não sendo considerad</w:t>
      </w:r>
      <w:r w:rsidR="00C02508" w:rsidRPr="009C18D9">
        <w:rPr>
          <w:rFonts w:ascii="Arial" w:hAnsi="Arial" w:cs="Arial"/>
          <w:sz w:val="24"/>
          <w:szCs w:val="24"/>
        </w:rPr>
        <w:t>o</w:t>
      </w:r>
      <w:r w:rsidR="003118AD" w:rsidRPr="009C18D9">
        <w:rPr>
          <w:rFonts w:ascii="Arial" w:hAnsi="Arial" w:cs="Arial"/>
          <w:sz w:val="24"/>
          <w:szCs w:val="24"/>
        </w:rPr>
        <w:t>, neste caso, inadimplemento contratual por parte da CONTRATANTE, pelo que não haverá a incidência de juros e correção monetária, ou qualquer outra sanção ou penalidade.</w:t>
      </w:r>
    </w:p>
    <w:p w14:paraId="0FF50B9B" w14:textId="77777777" w:rsidR="00732220" w:rsidRPr="009C18D9" w:rsidRDefault="00732220" w:rsidP="00970808">
      <w:pPr>
        <w:jc w:val="both"/>
        <w:rPr>
          <w:rFonts w:ascii="Arial" w:hAnsi="Arial" w:cs="Arial"/>
          <w:sz w:val="24"/>
          <w:szCs w:val="24"/>
        </w:rPr>
      </w:pPr>
    </w:p>
    <w:p w14:paraId="4510D517" w14:textId="0D045BCC" w:rsidR="00970808" w:rsidRPr="009C18D9" w:rsidRDefault="00970808" w:rsidP="00970808">
      <w:pPr>
        <w:jc w:val="both"/>
        <w:rPr>
          <w:rFonts w:ascii="Arial" w:hAnsi="Arial" w:cs="Arial"/>
          <w:sz w:val="24"/>
          <w:szCs w:val="24"/>
          <w:u w:val="single"/>
        </w:rPr>
      </w:pPr>
      <w:r w:rsidRPr="009C18D9">
        <w:rPr>
          <w:rFonts w:ascii="Arial" w:hAnsi="Arial" w:cs="Arial"/>
          <w:b/>
          <w:sz w:val="24"/>
          <w:szCs w:val="24"/>
          <w:u w:val="single"/>
        </w:rPr>
        <w:t>CLÁUSULA OITAVA – Transferência</w:t>
      </w:r>
    </w:p>
    <w:p w14:paraId="6B3C45CD" w14:textId="5EC2184E" w:rsidR="00970808" w:rsidRPr="009C18D9" w:rsidRDefault="00970808" w:rsidP="00970808">
      <w:pPr>
        <w:jc w:val="both"/>
        <w:rPr>
          <w:rFonts w:ascii="Arial" w:hAnsi="Arial" w:cs="Arial"/>
          <w:b/>
          <w:sz w:val="24"/>
          <w:szCs w:val="24"/>
        </w:rPr>
      </w:pPr>
      <w:r w:rsidRPr="009C18D9">
        <w:rPr>
          <w:rFonts w:ascii="Arial" w:hAnsi="Arial" w:cs="Arial"/>
          <w:sz w:val="24"/>
          <w:szCs w:val="24"/>
        </w:rPr>
        <w:t xml:space="preserve">Fica às </w:t>
      </w:r>
      <w:r w:rsidRPr="009C18D9">
        <w:rPr>
          <w:rFonts w:ascii="Arial" w:hAnsi="Arial" w:cs="Arial"/>
          <w:bCs/>
          <w:sz w:val="24"/>
          <w:szCs w:val="24"/>
        </w:rPr>
        <w:t xml:space="preserve">partes </w:t>
      </w:r>
      <w:r w:rsidRPr="009C18D9">
        <w:rPr>
          <w:rFonts w:ascii="Arial" w:hAnsi="Arial" w:cs="Arial"/>
          <w:sz w:val="24"/>
          <w:szCs w:val="24"/>
        </w:rPr>
        <w:t>vedad</w:t>
      </w:r>
      <w:r w:rsidR="00732220" w:rsidRPr="009C18D9">
        <w:rPr>
          <w:rFonts w:ascii="Arial" w:hAnsi="Arial" w:cs="Arial"/>
          <w:sz w:val="24"/>
          <w:szCs w:val="24"/>
        </w:rPr>
        <w:t xml:space="preserve">as </w:t>
      </w:r>
      <w:r w:rsidR="00F51FE0" w:rsidRPr="009C18D9">
        <w:rPr>
          <w:rFonts w:ascii="Arial" w:hAnsi="Arial" w:cs="Arial"/>
          <w:sz w:val="24"/>
          <w:szCs w:val="24"/>
        </w:rPr>
        <w:t>a transferir</w:t>
      </w:r>
      <w:r w:rsidRPr="009C18D9">
        <w:rPr>
          <w:rFonts w:ascii="Arial" w:hAnsi="Arial" w:cs="Arial"/>
          <w:sz w:val="24"/>
          <w:szCs w:val="24"/>
        </w:rPr>
        <w:t xml:space="preserve"> a terceiros, total ou parcialmente, o presente contrato, sem prévia e expressa autorização, por escrito.</w:t>
      </w:r>
    </w:p>
    <w:p w14:paraId="23E6803C" w14:textId="3AEEF423" w:rsidR="00970808" w:rsidRPr="009C18D9" w:rsidRDefault="00970808" w:rsidP="00970808">
      <w:pPr>
        <w:jc w:val="both"/>
        <w:rPr>
          <w:rFonts w:ascii="Arial" w:hAnsi="Arial" w:cs="Arial"/>
          <w:sz w:val="24"/>
          <w:szCs w:val="24"/>
        </w:rPr>
      </w:pPr>
      <w:r w:rsidRPr="009C18D9">
        <w:rPr>
          <w:rFonts w:ascii="Arial" w:hAnsi="Arial" w:cs="Arial"/>
          <w:b/>
          <w:sz w:val="24"/>
          <w:szCs w:val="24"/>
        </w:rPr>
        <w:t xml:space="preserve">   Parágrafo Primeiro:</w:t>
      </w:r>
      <w:r w:rsidRPr="009C18D9">
        <w:rPr>
          <w:rFonts w:ascii="Arial" w:hAnsi="Arial" w:cs="Arial"/>
          <w:sz w:val="24"/>
          <w:szCs w:val="24"/>
        </w:rPr>
        <w:t xml:space="preserve"> Ficam as partes,</w:t>
      </w:r>
      <w:r w:rsidRPr="009C18D9">
        <w:rPr>
          <w:rFonts w:ascii="Arial" w:hAnsi="Arial" w:cs="Arial"/>
          <w:b/>
          <w:sz w:val="24"/>
          <w:szCs w:val="24"/>
        </w:rPr>
        <w:t xml:space="preserve"> </w:t>
      </w:r>
      <w:r w:rsidRPr="009C18D9">
        <w:rPr>
          <w:rFonts w:ascii="Arial" w:hAnsi="Arial" w:cs="Arial"/>
          <w:sz w:val="24"/>
          <w:szCs w:val="24"/>
        </w:rPr>
        <w:t>sempre e em quaisquer hipóteses, obrigadas, por si e seus sucessores, pelo cumprimento das obrigações contratuais aqui assumidas.</w:t>
      </w:r>
    </w:p>
    <w:p w14:paraId="2D003808" w14:textId="0CAB5912" w:rsidR="00970808" w:rsidRPr="009C18D9" w:rsidRDefault="00970808" w:rsidP="00970808">
      <w:pPr>
        <w:jc w:val="both"/>
        <w:rPr>
          <w:rFonts w:ascii="Arial" w:hAnsi="Arial" w:cs="Arial"/>
          <w:sz w:val="24"/>
          <w:szCs w:val="24"/>
        </w:rPr>
      </w:pPr>
      <w:r w:rsidRPr="009C18D9">
        <w:rPr>
          <w:rFonts w:ascii="Arial" w:hAnsi="Arial" w:cs="Arial"/>
          <w:b/>
          <w:sz w:val="24"/>
          <w:szCs w:val="24"/>
        </w:rPr>
        <w:t xml:space="preserve">   Parágrafo Segundo: </w:t>
      </w:r>
      <w:r w:rsidRPr="009C18D9">
        <w:rPr>
          <w:rFonts w:ascii="Arial" w:hAnsi="Arial" w:cs="Arial"/>
          <w:sz w:val="24"/>
          <w:szCs w:val="24"/>
        </w:rPr>
        <w:t xml:space="preserve">A </w:t>
      </w:r>
      <w:r w:rsidRPr="009C18D9">
        <w:rPr>
          <w:rFonts w:ascii="Arial" w:hAnsi="Arial" w:cs="Arial"/>
          <w:b/>
          <w:sz w:val="24"/>
          <w:szCs w:val="24"/>
        </w:rPr>
        <w:t xml:space="preserve">CONTRATADA </w:t>
      </w:r>
      <w:r w:rsidRPr="009C18D9">
        <w:rPr>
          <w:rFonts w:ascii="Arial" w:hAnsi="Arial" w:cs="Arial"/>
          <w:sz w:val="24"/>
          <w:szCs w:val="24"/>
        </w:rPr>
        <w:t xml:space="preserve">fica expressamente proibida de emitir qualquer título em decorrência deste contrato, bem como negociá-lo junto ao mercado, salvo quando, prévia e expressamente, autorizada pela </w:t>
      </w:r>
      <w:r w:rsidRPr="009C18D9">
        <w:rPr>
          <w:rFonts w:ascii="Arial" w:hAnsi="Arial" w:cs="Arial"/>
          <w:b/>
          <w:sz w:val="24"/>
          <w:szCs w:val="24"/>
        </w:rPr>
        <w:t>CONTRATANTE</w:t>
      </w:r>
      <w:r w:rsidRPr="009C18D9">
        <w:rPr>
          <w:rFonts w:ascii="Arial" w:hAnsi="Arial" w:cs="Arial"/>
          <w:sz w:val="24"/>
          <w:szCs w:val="24"/>
        </w:rPr>
        <w:t>.</w:t>
      </w:r>
    </w:p>
    <w:p w14:paraId="49483F50" w14:textId="26B7045A" w:rsidR="00970808" w:rsidRPr="009C18D9" w:rsidRDefault="00970808" w:rsidP="00970808">
      <w:pPr>
        <w:jc w:val="both"/>
        <w:rPr>
          <w:rFonts w:ascii="Arial" w:hAnsi="Arial" w:cs="Arial"/>
          <w:sz w:val="24"/>
          <w:szCs w:val="24"/>
        </w:rPr>
      </w:pPr>
      <w:r w:rsidRPr="009C18D9">
        <w:rPr>
          <w:rFonts w:ascii="Arial" w:hAnsi="Arial" w:cs="Arial"/>
          <w:b/>
          <w:sz w:val="24"/>
          <w:szCs w:val="24"/>
          <w:u w:val="single"/>
        </w:rPr>
        <w:t>CLÁUSULA NONA – Vigência e Rescisão</w:t>
      </w:r>
    </w:p>
    <w:p w14:paraId="030AB20B" w14:textId="5ADF1828" w:rsidR="00970808" w:rsidRPr="009C18D9" w:rsidDel="00F4597D" w:rsidRDefault="00970808" w:rsidP="00970808">
      <w:pPr>
        <w:jc w:val="both"/>
        <w:rPr>
          <w:del w:id="5" w:author="Gabriela Dantas Gaspar" w:date="2025-02-17T16:08:00Z"/>
          <w:rFonts w:ascii="Arial" w:hAnsi="Arial" w:cs="Arial"/>
          <w:sz w:val="24"/>
          <w:szCs w:val="24"/>
        </w:rPr>
      </w:pPr>
      <w:r w:rsidRPr="009C18D9">
        <w:rPr>
          <w:rFonts w:ascii="Arial" w:hAnsi="Arial" w:cs="Arial"/>
          <w:sz w:val="24"/>
          <w:szCs w:val="24"/>
        </w:rPr>
        <w:t>O prazo de vigência do presente contrato</w:t>
      </w:r>
      <w:r w:rsidR="00F4597D" w:rsidRPr="009C18D9">
        <w:rPr>
          <w:rFonts w:ascii="Arial" w:hAnsi="Arial" w:cs="Arial"/>
          <w:sz w:val="24"/>
          <w:szCs w:val="24"/>
        </w:rPr>
        <w:t xml:space="preserve"> está compreendido entre o período </w:t>
      </w:r>
      <w:r w:rsidR="00732220" w:rsidRPr="009C18D9">
        <w:rPr>
          <w:rFonts w:ascii="Arial" w:hAnsi="Arial" w:cs="Arial"/>
          <w:sz w:val="24"/>
          <w:szCs w:val="24"/>
        </w:rPr>
        <w:t>de 12 meses</w:t>
      </w:r>
      <w:r w:rsidR="00F4597D" w:rsidRPr="009C18D9">
        <w:rPr>
          <w:rFonts w:ascii="Arial" w:hAnsi="Arial" w:cs="Arial"/>
          <w:sz w:val="24"/>
          <w:szCs w:val="24"/>
        </w:rPr>
        <w:t xml:space="preserve">. </w:t>
      </w:r>
      <w:r w:rsidR="00813C3F" w:rsidRPr="009C18D9">
        <w:rPr>
          <w:rFonts w:ascii="Arial" w:hAnsi="Arial" w:cs="Arial"/>
          <w:sz w:val="24"/>
          <w:szCs w:val="24"/>
        </w:rPr>
        <w:t>Quando atingido o prazo estabelecido acima, o mesmo poderá ser prorrogado apenas de acordo com o interesse mútuo das partes contratantes, mediante a assinatura de termo aditivo.</w:t>
      </w:r>
    </w:p>
    <w:p w14:paraId="4ACE222A" w14:textId="77777777" w:rsidR="00732220" w:rsidRPr="009C18D9" w:rsidRDefault="00970808" w:rsidP="00970808">
      <w:pPr>
        <w:jc w:val="both"/>
        <w:rPr>
          <w:rFonts w:ascii="Arial" w:hAnsi="Arial" w:cs="Arial"/>
          <w:b/>
          <w:sz w:val="24"/>
          <w:szCs w:val="24"/>
        </w:rPr>
      </w:pPr>
      <w:r w:rsidRPr="009C18D9">
        <w:rPr>
          <w:rFonts w:ascii="Arial" w:hAnsi="Arial" w:cs="Arial"/>
          <w:b/>
          <w:sz w:val="24"/>
          <w:szCs w:val="24"/>
        </w:rPr>
        <w:t xml:space="preserve">  </w:t>
      </w:r>
    </w:p>
    <w:p w14:paraId="4C5D09C4" w14:textId="7F99D004" w:rsidR="00970808" w:rsidRPr="009C18D9" w:rsidRDefault="00970808" w:rsidP="00970808">
      <w:pPr>
        <w:jc w:val="both"/>
        <w:rPr>
          <w:rFonts w:ascii="Arial" w:hAnsi="Arial" w:cs="Arial"/>
          <w:sz w:val="24"/>
          <w:szCs w:val="24"/>
        </w:rPr>
      </w:pPr>
      <w:r w:rsidRPr="009C18D9">
        <w:rPr>
          <w:rFonts w:ascii="Arial" w:hAnsi="Arial" w:cs="Arial"/>
          <w:b/>
          <w:sz w:val="24"/>
          <w:szCs w:val="24"/>
        </w:rPr>
        <w:t xml:space="preserve"> Parágrafo Primeiro:</w:t>
      </w:r>
      <w:r w:rsidRPr="009C18D9">
        <w:rPr>
          <w:rFonts w:ascii="Arial" w:hAnsi="Arial" w:cs="Arial"/>
          <w:sz w:val="24"/>
          <w:szCs w:val="24"/>
        </w:rPr>
        <w:t xml:space="preserve"> O presente contrato será rescindido, de pleno direito, independentemente de qualquer aviso, notificação ou interpelação judicial ou extrajudicial, aplicando-se a penalidade prevista </w:t>
      </w:r>
      <w:r w:rsidR="00EE4D32" w:rsidRPr="009C18D9">
        <w:rPr>
          <w:rFonts w:ascii="Arial" w:hAnsi="Arial" w:cs="Arial"/>
          <w:sz w:val="24"/>
          <w:szCs w:val="24"/>
        </w:rPr>
        <w:t>no Parágrafo Primeiro d</w:t>
      </w:r>
      <w:r w:rsidR="009646A9" w:rsidRPr="009C18D9">
        <w:rPr>
          <w:rFonts w:ascii="Arial" w:hAnsi="Arial" w:cs="Arial"/>
          <w:sz w:val="24"/>
          <w:szCs w:val="24"/>
        </w:rPr>
        <w:t>a Cláusula Décima deste contrato</w:t>
      </w:r>
      <w:r w:rsidRPr="009C18D9">
        <w:rPr>
          <w:rFonts w:ascii="Arial" w:hAnsi="Arial" w:cs="Arial"/>
          <w:sz w:val="24"/>
          <w:szCs w:val="24"/>
        </w:rPr>
        <w:t>, nos seguintes casos:</w:t>
      </w:r>
    </w:p>
    <w:p w14:paraId="284C7FC5" w14:textId="77777777" w:rsidR="00970808" w:rsidRPr="009C18D9" w:rsidRDefault="00970808" w:rsidP="00970808">
      <w:pPr>
        <w:jc w:val="both"/>
        <w:rPr>
          <w:rFonts w:ascii="Arial" w:hAnsi="Arial" w:cs="Arial"/>
          <w:sz w:val="24"/>
          <w:szCs w:val="24"/>
        </w:rPr>
      </w:pPr>
    </w:p>
    <w:p w14:paraId="19CE71B3" w14:textId="550E7817" w:rsidR="00970808" w:rsidRPr="009C18D9" w:rsidRDefault="00970808" w:rsidP="00970808">
      <w:pPr>
        <w:numPr>
          <w:ilvl w:val="0"/>
          <w:numId w:val="5"/>
        </w:numPr>
        <w:spacing w:after="0" w:line="240" w:lineRule="auto"/>
        <w:jc w:val="both"/>
        <w:rPr>
          <w:rFonts w:ascii="Arial" w:hAnsi="Arial" w:cs="Arial"/>
          <w:sz w:val="24"/>
          <w:szCs w:val="24"/>
        </w:rPr>
      </w:pPr>
      <w:r w:rsidRPr="009C18D9">
        <w:rPr>
          <w:rFonts w:ascii="Arial" w:hAnsi="Arial" w:cs="Arial"/>
          <w:sz w:val="24"/>
          <w:szCs w:val="24"/>
        </w:rPr>
        <w:t xml:space="preserve">Descumprimento </w:t>
      </w:r>
      <w:r w:rsidR="00993D5F" w:rsidRPr="009C18D9">
        <w:rPr>
          <w:rFonts w:ascii="Arial" w:hAnsi="Arial" w:cs="Arial"/>
          <w:sz w:val="24"/>
          <w:szCs w:val="24"/>
        </w:rPr>
        <w:t xml:space="preserve">pela CONTRATADA </w:t>
      </w:r>
      <w:r w:rsidRPr="009C18D9">
        <w:rPr>
          <w:rFonts w:ascii="Arial" w:hAnsi="Arial" w:cs="Arial"/>
          <w:sz w:val="24"/>
          <w:szCs w:val="24"/>
        </w:rPr>
        <w:t>de qualquer cláusula contratual, ou de irregularidades praticadas na prestação dos serviços, neste caso, sem prejuízo das cominações previstas neste instrumento e das perdas e danos decorrentes;</w:t>
      </w:r>
    </w:p>
    <w:p w14:paraId="1FEC9E4C" w14:textId="77777777" w:rsidR="00970808" w:rsidRPr="009C18D9" w:rsidRDefault="00970808" w:rsidP="00970808">
      <w:pPr>
        <w:pStyle w:val="Recuodecorpodetexto2"/>
        <w:numPr>
          <w:ilvl w:val="0"/>
          <w:numId w:val="5"/>
        </w:numPr>
        <w:tabs>
          <w:tab w:val="clear" w:pos="567"/>
          <w:tab w:val="clear" w:pos="9996"/>
        </w:tabs>
        <w:jc w:val="both"/>
        <w:rPr>
          <w:rFonts w:ascii="Arial" w:hAnsi="Arial" w:cs="Arial"/>
          <w:b w:val="0"/>
          <w:bCs w:val="0"/>
          <w:sz w:val="24"/>
          <w:szCs w:val="24"/>
          <w:lang w:val="pt-BR"/>
        </w:rPr>
      </w:pPr>
      <w:r w:rsidRPr="009C18D9">
        <w:rPr>
          <w:rFonts w:ascii="Arial" w:hAnsi="Arial" w:cs="Arial"/>
          <w:b w:val="0"/>
          <w:bCs w:val="0"/>
          <w:sz w:val="24"/>
          <w:szCs w:val="24"/>
          <w:lang w:val="pt-BR"/>
        </w:rPr>
        <w:t xml:space="preserve">Não cumprimento às determinações emanadas pelo </w:t>
      </w:r>
      <w:r w:rsidRPr="009C18D9">
        <w:rPr>
          <w:rFonts w:ascii="Arial" w:hAnsi="Arial" w:cs="Arial"/>
          <w:sz w:val="24"/>
          <w:szCs w:val="24"/>
          <w:lang w:val="pt-BR"/>
        </w:rPr>
        <w:t>CONTRATANTE</w:t>
      </w:r>
      <w:r w:rsidRPr="009C18D9">
        <w:rPr>
          <w:rFonts w:ascii="Arial" w:hAnsi="Arial" w:cs="Arial"/>
          <w:b w:val="0"/>
          <w:bCs w:val="0"/>
          <w:sz w:val="24"/>
          <w:szCs w:val="24"/>
          <w:lang w:val="pt-BR"/>
        </w:rPr>
        <w:t xml:space="preserve">, relativas à prestação dos serviços de responsabilidade da </w:t>
      </w:r>
      <w:r w:rsidRPr="009C18D9">
        <w:rPr>
          <w:rFonts w:ascii="Arial" w:hAnsi="Arial" w:cs="Arial"/>
          <w:sz w:val="24"/>
          <w:szCs w:val="24"/>
          <w:lang w:val="pt-BR"/>
        </w:rPr>
        <w:t>CONTRATADA</w:t>
      </w:r>
      <w:r w:rsidRPr="009C18D9">
        <w:rPr>
          <w:rFonts w:ascii="Arial" w:hAnsi="Arial" w:cs="Arial"/>
          <w:b w:val="0"/>
          <w:bCs w:val="0"/>
          <w:sz w:val="24"/>
          <w:szCs w:val="24"/>
          <w:lang w:val="pt-BR"/>
        </w:rPr>
        <w:t>;</w:t>
      </w:r>
    </w:p>
    <w:p w14:paraId="53817AE9" w14:textId="77777777" w:rsidR="00970808" w:rsidRPr="009C18D9" w:rsidRDefault="00970808" w:rsidP="00970808">
      <w:pPr>
        <w:pStyle w:val="Recuodecorpodetexto2"/>
        <w:numPr>
          <w:ilvl w:val="0"/>
          <w:numId w:val="5"/>
        </w:numPr>
        <w:tabs>
          <w:tab w:val="clear" w:pos="567"/>
          <w:tab w:val="clear" w:pos="9996"/>
        </w:tabs>
        <w:jc w:val="both"/>
        <w:rPr>
          <w:rFonts w:ascii="Arial" w:hAnsi="Arial" w:cs="Arial"/>
          <w:b w:val="0"/>
          <w:bCs w:val="0"/>
          <w:sz w:val="24"/>
          <w:szCs w:val="24"/>
          <w:lang w:val="pt-BR"/>
        </w:rPr>
      </w:pPr>
      <w:r w:rsidRPr="009C18D9">
        <w:rPr>
          <w:rFonts w:ascii="Arial" w:hAnsi="Arial" w:cs="Arial"/>
          <w:b w:val="0"/>
          <w:bCs w:val="0"/>
          <w:sz w:val="24"/>
          <w:szCs w:val="24"/>
          <w:lang w:val="pt-BR"/>
        </w:rPr>
        <w:t xml:space="preserve">Transferência parcial ou total do objeto deste contrato a terceiros, sem prévia aprovação do </w:t>
      </w:r>
      <w:r w:rsidRPr="009C18D9">
        <w:rPr>
          <w:rFonts w:ascii="Arial" w:hAnsi="Arial" w:cs="Arial"/>
          <w:sz w:val="24"/>
          <w:szCs w:val="24"/>
          <w:lang w:val="pt-BR"/>
        </w:rPr>
        <w:t>CONTRATANTE</w:t>
      </w:r>
      <w:r w:rsidRPr="009C18D9">
        <w:rPr>
          <w:rFonts w:ascii="Arial" w:hAnsi="Arial" w:cs="Arial"/>
          <w:b w:val="0"/>
          <w:bCs w:val="0"/>
          <w:sz w:val="24"/>
          <w:szCs w:val="24"/>
          <w:lang w:val="pt-BR"/>
        </w:rPr>
        <w:t>;</w:t>
      </w:r>
    </w:p>
    <w:p w14:paraId="29552A6B" w14:textId="77777777" w:rsidR="00970808" w:rsidRPr="009C18D9" w:rsidRDefault="00970808" w:rsidP="00970808">
      <w:pPr>
        <w:pStyle w:val="Recuodecorpodetexto2"/>
        <w:numPr>
          <w:ilvl w:val="0"/>
          <w:numId w:val="5"/>
        </w:numPr>
        <w:tabs>
          <w:tab w:val="clear" w:pos="567"/>
          <w:tab w:val="clear" w:pos="9996"/>
        </w:tabs>
        <w:jc w:val="both"/>
        <w:rPr>
          <w:rFonts w:ascii="Arial" w:hAnsi="Arial" w:cs="Arial"/>
          <w:b w:val="0"/>
          <w:bCs w:val="0"/>
          <w:sz w:val="24"/>
          <w:szCs w:val="24"/>
          <w:lang w:val="pt-BR"/>
        </w:rPr>
      </w:pPr>
      <w:r w:rsidRPr="009C18D9">
        <w:rPr>
          <w:rFonts w:ascii="Arial" w:hAnsi="Arial" w:cs="Arial"/>
          <w:b w:val="0"/>
          <w:bCs w:val="0"/>
          <w:sz w:val="24"/>
          <w:szCs w:val="24"/>
          <w:lang w:val="pt-BR"/>
        </w:rPr>
        <w:t>Recuperação Judicial, dissolução ou liquidação de quaisquer das partes.</w:t>
      </w:r>
    </w:p>
    <w:p w14:paraId="62EAC726" w14:textId="77777777" w:rsidR="00970808" w:rsidRPr="009C18D9" w:rsidRDefault="00970808" w:rsidP="00970808">
      <w:pPr>
        <w:jc w:val="both"/>
        <w:rPr>
          <w:rFonts w:ascii="Arial" w:hAnsi="Arial" w:cs="Arial"/>
          <w:b/>
          <w:sz w:val="24"/>
          <w:szCs w:val="24"/>
        </w:rPr>
      </w:pPr>
    </w:p>
    <w:p w14:paraId="1DE735CC" w14:textId="77777777" w:rsidR="00363172" w:rsidRPr="009C18D9" w:rsidRDefault="00970808" w:rsidP="00970808">
      <w:pPr>
        <w:jc w:val="both"/>
        <w:rPr>
          <w:rFonts w:ascii="Arial" w:hAnsi="Arial" w:cs="Arial"/>
          <w:sz w:val="24"/>
          <w:szCs w:val="24"/>
        </w:rPr>
      </w:pPr>
      <w:r w:rsidRPr="009C18D9">
        <w:rPr>
          <w:rFonts w:ascii="Arial" w:hAnsi="Arial" w:cs="Arial"/>
          <w:b/>
          <w:sz w:val="24"/>
          <w:szCs w:val="24"/>
        </w:rPr>
        <w:t xml:space="preserve">   Parágrafo Segundo:</w:t>
      </w:r>
      <w:r w:rsidRPr="009C18D9">
        <w:rPr>
          <w:rFonts w:ascii="Arial" w:hAnsi="Arial" w:cs="Arial"/>
          <w:sz w:val="24"/>
          <w:szCs w:val="24"/>
        </w:rPr>
        <w:t xml:space="preserve"> O presente contrato poderá ser rescindido por qualquer uma das partes, desde que notificado com antecedência mínima de 30 dias</w:t>
      </w:r>
    </w:p>
    <w:p w14:paraId="1C2E5AEB" w14:textId="2DA74712" w:rsidR="00970808" w:rsidRPr="009C18D9" w:rsidRDefault="00363172" w:rsidP="00970808">
      <w:pPr>
        <w:jc w:val="both"/>
        <w:rPr>
          <w:rFonts w:ascii="Arial" w:hAnsi="Arial" w:cs="Arial"/>
          <w:b/>
          <w:sz w:val="24"/>
          <w:szCs w:val="24"/>
        </w:rPr>
      </w:pPr>
      <w:r w:rsidRPr="009C18D9">
        <w:rPr>
          <w:rFonts w:ascii="Arial" w:hAnsi="Arial" w:cs="Arial"/>
          <w:b/>
          <w:sz w:val="24"/>
          <w:szCs w:val="24"/>
        </w:rPr>
        <w:t xml:space="preserve">  </w:t>
      </w:r>
      <w:r w:rsidR="00732220" w:rsidRPr="009C18D9">
        <w:rPr>
          <w:rFonts w:ascii="Arial" w:hAnsi="Arial" w:cs="Arial"/>
          <w:b/>
          <w:sz w:val="24"/>
          <w:szCs w:val="24"/>
        </w:rPr>
        <w:t>Parágrafo</w:t>
      </w:r>
      <w:r w:rsidRPr="009C18D9">
        <w:rPr>
          <w:rFonts w:ascii="Arial" w:hAnsi="Arial" w:cs="Arial"/>
          <w:b/>
          <w:sz w:val="24"/>
          <w:szCs w:val="24"/>
        </w:rPr>
        <w:t xml:space="preserve"> </w:t>
      </w:r>
      <w:r w:rsidR="00732220" w:rsidRPr="009C18D9">
        <w:rPr>
          <w:rFonts w:ascii="Arial" w:hAnsi="Arial" w:cs="Arial"/>
          <w:b/>
          <w:sz w:val="24"/>
          <w:szCs w:val="24"/>
        </w:rPr>
        <w:t>Terceiro</w:t>
      </w:r>
      <w:r w:rsidRPr="009C18D9">
        <w:rPr>
          <w:rFonts w:ascii="Arial" w:hAnsi="Arial" w:cs="Arial"/>
          <w:b/>
          <w:sz w:val="24"/>
          <w:szCs w:val="24"/>
        </w:rPr>
        <w:t xml:space="preserve">: </w:t>
      </w:r>
      <w:r w:rsidRPr="009C18D9">
        <w:rPr>
          <w:rFonts w:ascii="Arial" w:hAnsi="Arial" w:cs="Arial"/>
          <w:sz w:val="24"/>
          <w:szCs w:val="24"/>
        </w:rPr>
        <w:t>No descumprimento d</w:t>
      </w:r>
      <w:r w:rsidR="00732220" w:rsidRPr="009C18D9">
        <w:rPr>
          <w:rFonts w:ascii="Arial" w:hAnsi="Arial" w:cs="Arial"/>
          <w:sz w:val="24"/>
          <w:szCs w:val="24"/>
        </w:rPr>
        <w:t xml:space="preserve">o </w:t>
      </w:r>
      <w:r w:rsidR="00732220" w:rsidRPr="009C18D9">
        <w:rPr>
          <w:rFonts w:ascii="Arial" w:hAnsi="Arial" w:cs="Arial"/>
          <w:b/>
          <w:sz w:val="24"/>
          <w:szCs w:val="24"/>
        </w:rPr>
        <w:t xml:space="preserve">PARAGRAFO SEGUNDO da NONA CLAUSULA </w:t>
      </w:r>
      <w:r w:rsidRPr="009C18D9">
        <w:rPr>
          <w:rFonts w:ascii="Arial" w:hAnsi="Arial" w:cs="Arial"/>
          <w:sz w:val="24"/>
          <w:szCs w:val="24"/>
        </w:rPr>
        <w:t xml:space="preserve">ficara a infratora penalizada com multa referente ao valor mensal </w:t>
      </w:r>
      <w:ins w:id="6" w:author="Gabriela Dantas Gaspar" w:date="2025-02-17T16:11:00Z">
        <w:del w:id="7" w:author="Jaqueline" w:date="2025-06-05T16:22:00Z">
          <w:r w:rsidR="002277B3" w:rsidRPr="009C18D9" w:rsidDel="00363172">
            <w:rPr>
              <w:rFonts w:ascii="Arial" w:hAnsi="Arial" w:cs="Arial"/>
              <w:sz w:val="24"/>
              <w:szCs w:val="24"/>
            </w:rPr>
            <w:delText>.</w:delText>
          </w:r>
        </w:del>
      </w:ins>
      <w:ins w:id="8" w:author="Jaqueline" w:date="2025-06-05T16:22:00Z">
        <w:r w:rsidRPr="009C18D9">
          <w:rPr>
            <w:rFonts w:ascii="Arial" w:hAnsi="Arial" w:cs="Arial"/>
            <w:sz w:val="24"/>
            <w:szCs w:val="24"/>
          </w:rPr>
          <w:t>contratual</w:t>
        </w:r>
      </w:ins>
      <w:r w:rsidR="00732220" w:rsidRPr="009C18D9">
        <w:rPr>
          <w:rFonts w:ascii="Arial" w:hAnsi="Arial" w:cs="Arial"/>
          <w:sz w:val="24"/>
          <w:szCs w:val="24"/>
        </w:rPr>
        <w:t xml:space="preserve"> a título de aviso prévio indenizado</w:t>
      </w:r>
      <w:ins w:id="9" w:author="Jaqueline" w:date="2025-06-05T16:22:00Z">
        <w:r w:rsidRPr="009C18D9">
          <w:rPr>
            <w:rFonts w:ascii="Arial" w:hAnsi="Arial" w:cs="Arial"/>
            <w:sz w:val="24"/>
            <w:szCs w:val="24"/>
          </w:rPr>
          <w:t>.</w:t>
        </w:r>
      </w:ins>
    </w:p>
    <w:p w14:paraId="3D118776" w14:textId="77777777" w:rsidR="00732220" w:rsidRPr="009C18D9" w:rsidRDefault="00732220" w:rsidP="00970808">
      <w:pPr>
        <w:jc w:val="both"/>
        <w:rPr>
          <w:rFonts w:ascii="Arial" w:hAnsi="Arial" w:cs="Arial"/>
          <w:b/>
          <w:sz w:val="24"/>
          <w:szCs w:val="24"/>
          <w:u w:val="single"/>
        </w:rPr>
      </w:pPr>
    </w:p>
    <w:p w14:paraId="16FA99AA" w14:textId="77777777" w:rsidR="00732220" w:rsidRPr="009C18D9" w:rsidRDefault="00732220" w:rsidP="00970808">
      <w:pPr>
        <w:jc w:val="both"/>
        <w:rPr>
          <w:rFonts w:ascii="Arial" w:hAnsi="Arial" w:cs="Arial"/>
          <w:b/>
          <w:sz w:val="24"/>
          <w:szCs w:val="24"/>
          <w:u w:val="single"/>
        </w:rPr>
      </w:pPr>
    </w:p>
    <w:p w14:paraId="58665BC9" w14:textId="055E4879" w:rsidR="00732220" w:rsidRPr="009C18D9" w:rsidRDefault="00970808" w:rsidP="00970808">
      <w:pPr>
        <w:jc w:val="both"/>
        <w:rPr>
          <w:rFonts w:ascii="Arial" w:hAnsi="Arial" w:cs="Arial"/>
          <w:b/>
          <w:sz w:val="24"/>
          <w:szCs w:val="24"/>
          <w:u w:val="single"/>
        </w:rPr>
      </w:pPr>
      <w:r w:rsidRPr="009C18D9">
        <w:rPr>
          <w:rFonts w:ascii="Arial" w:hAnsi="Arial" w:cs="Arial"/>
          <w:b/>
          <w:sz w:val="24"/>
          <w:szCs w:val="24"/>
          <w:u w:val="single"/>
        </w:rPr>
        <w:t>CLÁUSULA DÉCIMA – Multa</w:t>
      </w:r>
    </w:p>
    <w:p w14:paraId="4DDBB354" w14:textId="32B2A417" w:rsidR="00970808" w:rsidRPr="009C18D9" w:rsidRDefault="00970808" w:rsidP="00970808">
      <w:pPr>
        <w:jc w:val="both"/>
        <w:rPr>
          <w:rFonts w:ascii="Arial" w:hAnsi="Arial" w:cs="Arial"/>
          <w:sz w:val="24"/>
          <w:szCs w:val="24"/>
        </w:rPr>
      </w:pPr>
      <w:r w:rsidRPr="009C18D9">
        <w:rPr>
          <w:rFonts w:ascii="Arial" w:hAnsi="Arial" w:cs="Arial"/>
          <w:sz w:val="24"/>
          <w:szCs w:val="24"/>
        </w:rPr>
        <w:t xml:space="preserve">No caso de atraso no pagamento mensal previsto na Cláusula Sexta deste Contrato, será acrescida a multa de </w:t>
      </w:r>
      <w:r w:rsidR="00732220" w:rsidRPr="009C18D9">
        <w:rPr>
          <w:rFonts w:ascii="Arial" w:hAnsi="Arial" w:cs="Arial"/>
          <w:sz w:val="24"/>
          <w:szCs w:val="24"/>
        </w:rPr>
        <w:t>2</w:t>
      </w:r>
      <w:r w:rsidRPr="009C18D9">
        <w:rPr>
          <w:rFonts w:ascii="Arial" w:hAnsi="Arial" w:cs="Arial"/>
          <w:sz w:val="24"/>
          <w:szCs w:val="24"/>
        </w:rPr>
        <w:t>% (</w:t>
      </w:r>
      <w:r w:rsidR="00732220" w:rsidRPr="009C18D9">
        <w:rPr>
          <w:rFonts w:ascii="Arial" w:hAnsi="Arial" w:cs="Arial"/>
          <w:sz w:val="24"/>
          <w:szCs w:val="24"/>
        </w:rPr>
        <w:t>dois</w:t>
      </w:r>
      <w:r w:rsidRPr="009C18D9">
        <w:rPr>
          <w:rFonts w:ascii="Arial" w:hAnsi="Arial" w:cs="Arial"/>
          <w:sz w:val="24"/>
          <w:szCs w:val="24"/>
        </w:rPr>
        <w:t xml:space="preserve"> por cento)</w:t>
      </w:r>
      <w:r w:rsidR="00732220" w:rsidRPr="009C18D9">
        <w:rPr>
          <w:rFonts w:ascii="Arial" w:hAnsi="Arial" w:cs="Arial"/>
          <w:sz w:val="24"/>
          <w:szCs w:val="24"/>
        </w:rPr>
        <w:t xml:space="preserve"> ao mes de efetivo atraso e</w:t>
      </w:r>
      <w:r w:rsidRPr="009C18D9">
        <w:rPr>
          <w:rFonts w:ascii="Arial" w:hAnsi="Arial" w:cs="Arial"/>
          <w:sz w:val="24"/>
          <w:szCs w:val="24"/>
        </w:rPr>
        <w:t xml:space="preserve"> juros de </w:t>
      </w:r>
      <w:r w:rsidR="00732220" w:rsidRPr="009C18D9">
        <w:rPr>
          <w:rFonts w:ascii="Arial" w:hAnsi="Arial" w:cs="Arial"/>
          <w:sz w:val="24"/>
          <w:szCs w:val="24"/>
        </w:rPr>
        <w:t>0,033</w:t>
      </w:r>
      <w:r w:rsidRPr="009C18D9">
        <w:rPr>
          <w:rFonts w:ascii="Arial" w:hAnsi="Arial" w:cs="Arial"/>
          <w:sz w:val="24"/>
          <w:szCs w:val="24"/>
        </w:rPr>
        <w:t>% (</w:t>
      </w:r>
      <w:r w:rsidR="00732220" w:rsidRPr="009C18D9">
        <w:rPr>
          <w:rFonts w:ascii="Arial" w:hAnsi="Arial" w:cs="Arial"/>
          <w:sz w:val="24"/>
          <w:szCs w:val="24"/>
        </w:rPr>
        <w:t>zero virgula zero trinta e três</w:t>
      </w:r>
      <w:r w:rsidRPr="009C18D9">
        <w:rPr>
          <w:rFonts w:ascii="Arial" w:hAnsi="Arial" w:cs="Arial"/>
          <w:sz w:val="24"/>
          <w:szCs w:val="24"/>
        </w:rPr>
        <w:t xml:space="preserve"> por cento) ao </w:t>
      </w:r>
      <w:r w:rsidR="00732220" w:rsidRPr="009C18D9">
        <w:rPr>
          <w:rFonts w:ascii="Arial" w:hAnsi="Arial" w:cs="Arial"/>
          <w:sz w:val="24"/>
          <w:szCs w:val="24"/>
        </w:rPr>
        <w:t>dia</w:t>
      </w:r>
      <w:r w:rsidRPr="009C18D9">
        <w:rPr>
          <w:rFonts w:ascii="Arial" w:hAnsi="Arial" w:cs="Arial"/>
          <w:sz w:val="24"/>
          <w:szCs w:val="24"/>
        </w:rPr>
        <w:t xml:space="preserve"> e correção monetária pelo IPCA, até o efetivo pagamento.</w:t>
      </w:r>
    </w:p>
    <w:p w14:paraId="78517370" w14:textId="194A6BA1" w:rsidR="00970808" w:rsidRPr="009C18D9" w:rsidRDefault="00970808" w:rsidP="00970808">
      <w:pPr>
        <w:tabs>
          <w:tab w:val="left" w:pos="3720"/>
        </w:tabs>
        <w:jc w:val="both"/>
        <w:rPr>
          <w:rFonts w:ascii="Arial" w:hAnsi="Arial" w:cs="Arial"/>
          <w:bCs/>
          <w:sz w:val="24"/>
          <w:szCs w:val="24"/>
        </w:rPr>
      </w:pPr>
      <w:r w:rsidRPr="009C18D9">
        <w:rPr>
          <w:rFonts w:ascii="Arial" w:hAnsi="Arial" w:cs="Arial"/>
          <w:b/>
          <w:sz w:val="24"/>
          <w:szCs w:val="24"/>
        </w:rPr>
        <w:t xml:space="preserve">   Parágrafo Primeiro: </w:t>
      </w:r>
      <w:r w:rsidRPr="009C18D9">
        <w:rPr>
          <w:rFonts w:ascii="Arial" w:hAnsi="Arial" w:cs="Arial"/>
          <w:sz w:val="24"/>
          <w:szCs w:val="24"/>
        </w:rPr>
        <w:t xml:space="preserve">No caso de inadimplemento de qualquer cláusula ou condição deste contrato - salvo em virtude de atraso no pagamento e rescisão imotivada, que já possuem penalidades específicas, ou, ainda, caso fortuito ou força maior - a parte infratora se sujeitará ao pagamento de multa equivalente a </w:t>
      </w:r>
      <w:r w:rsidRPr="009C18D9">
        <w:rPr>
          <w:rFonts w:ascii="Arial" w:hAnsi="Arial" w:cs="Arial"/>
          <w:b/>
          <w:bCs/>
          <w:sz w:val="24"/>
          <w:szCs w:val="24"/>
        </w:rPr>
        <w:t>10% (dez por cento)</w:t>
      </w:r>
      <w:r w:rsidRPr="009C18D9">
        <w:rPr>
          <w:rFonts w:ascii="Arial" w:hAnsi="Arial" w:cs="Arial"/>
          <w:sz w:val="24"/>
          <w:szCs w:val="24"/>
        </w:rPr>
        <w:t xml:space="preserve"> do valor mensal devido pela </w:t>
      </w:r>
      <w:r w:rsidRPr="009C18D9">
        <w:rPr>
          <w:rFonts w:ascii="Arial" w:hAnsi="Arial" w:cs="Arial"/>
          <w:b/>
          <w:bCs/>
          <w:sz w:val="24"/>
          <w:szCs w:val="24"/>
        </w:rPr>
        <w:t>CONTRATANTE</w:t>
      </w:r>
      <w:r w:rsidRPr="009C18D9">
        <w:rPr>
          <w:rFonts w:ascii="Arial" w:hAnsi="Arial" w:cs="Arial"/>
          <w:sz w:val="24"/>
          <w:szCs w:val="24"/>
        </w:rPr>
        <w:t xml:space="preserve"> à </w:t>
      </w:r>
      <w:r w:rsidRPr="009C18D9">
        <w:rPr>
          <w:rFonts w:ascii="Arial" w:hAnsi="Arial" w:cs="Arial"/>
          <w:b/>
          <w:bCs/>
          <w:sz w:val="24"/>
          <w:szCs w:val="24"/>
        </w:rPr>
        <w:t>CONTRATADA</w:t>
      </w:r>
      <w:r w:rsidRPr="009C18D9">
        <w:rPr>
          <w:rFonts w:ascii="Arial" w:hAnsi="Arial" w:cs="Arial"/>
          <w:sz w:val="24"/>
          <w:szCs w:val="24"/>
        </w:rPr>
        <w:t xml:space="preserve">, em até </w:t>
      </w:r>
      <w:r w:rsidRPr="009C18D9">
        <w:rPr>
          <w:rFonts w:ascii="Arial" w:hAnsi="Arial" w:cs="Arial"/>
          <w:bCs/>
          <w:sz w:val="24"/>
          <w:szCs w:val="24"/>
        </w:rPr>
        <w:t xml:space="preserve">2 (dois) dias úteis após a constatação </w:t>
      </w:r>
      <w:r w:rsidR="00035124" w:rsidRPr="009C18D9">
        <w:rPr>
          <w:rFonts w:ascii="Arial" w:hAnsi="Arial" w:cs="Arial"/>
          <w:bCs/>
          <w:sz w:val="24"/>
          <w:szCs w:val="24"/>
        </w:rPr>
        <w:t xml:space="preserve">e comprovação </w:t>
      </w:r>
      <w:r w:rsidRPr="009C18D9">
        <w:rPr>
          <w:rFonts w:ascii="Arial" w:hAnsi="Arial" w:cs="Arial"/>
          <w:bCs/>
          <w:sz w:val="24"/>
          <w:szCs w:val="24"/>
        </w:rPr>
        <w:t>da infração, reajustada mensalmente pelo IPCA até a data de seu efetivo pagamento, sendo facultado à parte inocente considerar, simultaneamente e de pleno direito, rescindido o presente contrato, independentemente de qualquer interpelação judicial ou extrajudicial, sem prejuízo das demais cominações legais aplicáveis e da composição das perdas e danos decorrentes.</w:t>
      </w:r>
    </w:p>
    <w:p w14:paraId="59B30167" w14:textId="09D1D108" w:rsidR="00970808" w:rsidRPr="009C18D9" w:rsidRDefault="00970808" w:rsidP="00970808">
      <w:pPr>
        <w:jc w:val="both"/>
        <w:rPr>
          <w:rFonts w:ascii="Arial" w:hAnsi="Arial" w:cs="Arial"/>
          <w:sz w:val="24"/>
          <w:szCs w:val="24"/>
        </w:rPr>
      </w:pPr>
      <w:r w:rsidRPr="009C18D9">
        <w:rPr>
          <w:rFonts w:ascii="Arial" w:hAnsi="Arial" w:cs="Arial"/>
          <w:b/>
          <w:sz w:val="24"/>
          <w:szCs w:val="24"/>
        </w:rPr>
        <w:t xml:space="preserve">   Parágrafo Segundo:</w:t>
      </w:r>
      <w:r w:rsidRPr="009C18D9">
        <w:rPr>
          <w:rFonts w:ascii="Arial" w:hAnsi="Arial" w:cs="Arial"/>
          <w:b/>
          <w:bCs/>
          <w:sz w:val="24"/>
          <w:szCs w:val="24"/>
        </w:rPr>
        <w:t xml:space="preserve"> </w:t>
      </w:r>
      <w:r w:rsidRPr="009C18D9">
        <w:rPr>
          <w:rFonts w:ascii="Arial" w:hAnsi="Arial" w:cs="Arial"/>
          <w:sz w:val="24"/>
          <w:szCs w:val="24"/>
        </w:rPr>
        <w:t xml:space="preserve">Sendo a infração cometida pela </w:t>
      </w:r>
      <w:r w:rsidRPr="009C18D9">
        <w:rPr>
          <w:rFonts w:ascii="Arial" w:hAnsi="Arial" w:cs="Arial"/>
          <w:b/>
          <w:bCs/>
          <w:sz w:val="24"/>
          <w:szCs w:val="24"/>
        </w:rPr>
        <w:t>CONTRATADA</w:t>
      </w:r>
      <w:r w:rsidRPr="009C18D9">
        <w:rPr>
          <w:rFonts w:ascii="Arial" w:hAnsi="Arial" w:cs="Arial"/>
          <w:sz w:val="24"/>
          <w:szCs w:val="24"/>
        </w:rPr>
        <w:t xml:space="preserve">, poderá a </w:t>
      </w:r>
      <w:r w:rsidRPr="009C18D9">
        <w:rPr>
          <w:rFonts w:ascii="Arial" w:hAnsi="Arial" w:cs="Arial"/>
          <w:b/>
          <w:bCs/>
          <w:sz w:val="24"/>
          <w:szCs w:val="24"/>
        </w:rPr>
        <w:t>CONTRATANTE</w:t>
      </w:r>
      <w:r w:rsidRPr="009C18D9">
        <w:rPr>
          <w:rFonts w:ascii="Arial" w:hAnsi="Arial" w:cs="Arial"/>
          <w:sz w:val="24"/>
          <w:szCs w:val="24"/>
        </w:rPr>
        <w:t xml:space="preserve">, se assim o quiser promover a retenção do valor correspondente à multa, da remuneração devida à </w:t>
      </w:r>
      <w:r w:rsidRPr="009C18D9">
        <w:rPr>
          <w:rFonts w:ascii="Arial" w:hAnsi="Arial" w:cs="Arial"/>
          <w:b/>
          <w:bCs/>
          <w:sz w:val="24"/>
          <w:szCs w:val="24"/>
        </w:rPr>
        <w:t>CONTRATADA</w:t>
      </w:r>
      <w:r w:rsidRPr="009C18D9">
        <w:rPr>
          <w:rFonts w:ascii="Arial" w:hAnsi="Arial" w:cs="Arial"/>
          <w:sz w:val="24"/>
          <w:szCs w:val="24"/>
        </w:rPr>
        <w:t>.</w:t>
      </w:r>
    </w:p>
    <w:p w14:paraId="0C9A713C" w14:textId="514CC66B" w:rsidR="00970808" w:rsidRPr="009C18D9" w:rsidRDefault="00970808" w:rsidP="00970808">
      <w:pPr>
        <w:jc w:val="both"/>
        <w:rPr>
          <w:rFonts w:ascii="Arial" w:hAnsi="Arial" w:cs="Arial"/>
          <w:sz w:val="24"/>
          <w:szCs w:val="24"/>
        </w:rPr>
      </w:pPr>
      <w:r w:rsidRPr="009C18D9">
        <w:rPr>
          <w:rFonts w:ascii="Arial" w:hAnsi="Arial" w:cs="Arial"/>
          <w:b/>
          <w:bCs/>
          <w:sz w:val="24"/>
          <w:szCs w:val="24"/>
          <w:u w:val="single"/>
        </w:rPr>
        <w:t>CLÁUSULA DECIMA PRIMEIRA- Da Rescisão Antecipada</w:t>
      </w:r>
    </w:p>
    <w:p w14:paraId="093FB01F" w14:textId="5A8AE463" w:rsidR="00DC1742" w:rsidRPr="009C18D9" w:rsidRDefault="00970808" w:rsidP="00970808">
      <w:pPr>
        <w:jc w:val="both"/>
        <w:rPr>
          <w:rFonts w:ascii="Arial" w:hAnsi="Arial" w:cs="Arial"/>
          <w:sz w:val="24"/>
          <w:szCs w:val="24"/>
        </w:rPr>
      </w:pPr>
      <w:r w:rsidRPr="009C18D9">
        <w:rPr>
          <w:rFonts w:ascii="Arial" w:hAnsi="Arial" w:cs="Arial"/>
          <w:sz w:val="24"/>
          <w:szCs w:val="24"/>
        </w:rPr>
        <w:t>Da rescisão antecipada, por qualquer das partes, fica estipulado multa rescisória no percentual de 10% (dez por cento) do valor contratual a ser paga de modo proporcional ao tempo restante do contrato.</w:t>
      </w:r>
    </w:p>
    <w:p w14:paraId="1D6897AA" w14:textId="77777777" w:rsidR="00DC1742" w:rsidRPr="009C18D9" w:rsidRDefault="00DC1742" w:rsidP="00970808">
      <w:pPr>
        <w:jc w:val="both"/>
        <w:rPr>
          <w:rFonts w:ascii="Arial" w:hAnsi="Arial" w:cs="Arial"/>
          <w:sz w:val="24"/>
          <w:szCs w:val="24"/>
        </w:rPr>
      </w:pPr>
    </w:p>
    <w:p w14:paraId="360A9FAE" w14:textId="672D36F3" w:rsidR="00970808" w:rsidRPr="009C18D9" w:rsidRDefault="00970808" w:rsidP="00970808">
      <w:pPr>
        <w:jc w:val="both"/>
        <w:rPr>
          <w:rFonts w:ascii="Arial" w:hAnsi="Arial" w:cs="Arial"/>
          <w:sz w:val="24"/>
          <w:szCs w:val="24"/>
          <w:u w:val="single"/>
        </w:rPr>
      </w:pPr>
      <w:r w:rsidRPr="009C18D9">
        <w:rPr>
          <w:rFonts w:ascii="Arial" w:hAnsi="Arial" w:cs="Arial"/>
          <w:b/>
          <w:sz w:val="24"/>
          <w:szCs w:val="24"/>
          <w:u w:val="single"/>
        </w:rPr>
        <w:t>CLÁUSULA DÉCIMA SEGUNDA– Alterações</w:t>
      </w:r>
    </w:p>
    <w:p w14:paraId="2E67B759" w14:textId="51E15318" w:rsidR="00970808" w:rsidRPr="009C18D9" w:rsidRDefault="00970808" w:rsidP="00970808">
      <w:pPr>
        <w:jc w:val="both"/>
        <w:rPr>
          <w:rFonts w:ascii="Arial" w:hAnsi="Arial" w:cs="Arial"/>
          <w:sz w:val="24"/>
          <w:szCs w:val="24"/>
        </w:rPr>
      </w:pPr>
      <w:r w:rsidRPr="009C18D9">
        <w:rPr>
          <w:rFonts w:ascii="Arial" w:hAnsi="Arial" w:cs="Arial"/>
          <w:sz w:val="24"/>
          <w:szCs w:val="24"/>
        </w:rPr>
        <w:t>Qualquer entendimento posterior que as partes venham estabelecer, quanto ao objeto do presente instrumento particular, deverá ser feito por escrito e devidamente assinado por ambas as partes,</w:t>
      </w:r>
      <w:r w:rsidR="00633124" w:rsidRPr="009C18D9">
        <w:rPr>
          <w:rFonts w:ascii="Arial" w:hAnsi="Arial" w:cs="Arial"/>
          <w:sz w:val="24"/>
          <w:szCs w:val="24"/>
        </w:rPr>
        <w:t xml:space="preserve"> via aditivo contratual,</w:t>
      </w:r>
      <w:r w:rsidRPr="009C18D9">
        <w:rPr>
          <w:rFonts w:ascii="Arial" w:hAnsi="Arial" w:cs="Arial"/>
          <w:sz w:val="24"/>
          <w:szCs w:val="24"/>
        </w:rPr>
        <w:t xml:space="preserve"> não sendo aceitas quaisquer alterações que não estejam nessas condições.</w:t>
      </w:r>
    </w:p>
    <w:p w14:paraId="178705B4" w14:textId="508F053C" w:rsidR="00970808" w:rsidRPr="009C18D9" w:rsidRDefault="00970808" w:rsidP="00970808">
      <w:pPr>
        <w:jc w:val="both"/>
        <w:rPr>
          <w:rFonts w:ascii="Arial" w:hAnsi="Arial" w:cs="Arial"/>
          <w:sz w:val="24"/>
          <w:szCs w:val="24"/>
        </w:rPr>
      </w:pPr>
      <w:r w:rsidRPr="009C18D9">
        <w:rPr>
          <w:rFonts w:ascii="Arial" w:hAnsi="Arial" w:cs="Arial"/>
          <w:b/>
          <w:sz w:val="24"/>
          <w:szCs w:val="24"/>
        </w:rPr>
        <w:t xml:space="preserve">   Parágrafo Único:</w:t>
      </w:r>
      <w:r w:rsidRPr="009C18D9">
        <w:rPr>
          <w:rFonts w:ascii="Arial" w:hAnsi="Arial" w:cs="Arial"/>
          <w:sz w:val="24"/>
          <w:szCs w:val="24"/>
        </w:rPr>
        <w:t xml:space="preserve"> Qualquer ato praticado pelas partes no exercício dos respectivos direitos decorrentes deste instrumento em desacordo com o aqui previsto e contratado será considerado mera liberalidade e tolerância, não caracterizando novação, renúncia ou alteração das condições pactuadas, as quais permanecerão íntegras e exigíveis para todos os fins e efeitos de direito.</w:t>
      </w:r>
    </w:p>
    <w:p w14:paraId="19C8BCA5" w14:textId="44F9C45B" w:rsidR="00DC1742" w:rsidRPr="009C18D9" w:rsidRDefault="00DC1742" w:rsidP="00970808">
      <w:pPr>
        <w:jc w:val="both"/>
        <w:rPr>
          <w:rFonts w:ascii="Arial" w:hAnsi="Arial" w:cs="Arial"/>
          <w:sz w:val="24"/>
          <w:szCs w:val="24"/>
        </w:rPr>
      </w:pPr>
    </w:p>
    <w:p w14:paraId="3CEEBCA9" w14:textId="2DC884EC" w:rsidR="00DC1742" w:rsidRPr="009C18D9" w:rsidRDefault="00DC1742" w:rsidP="00970808">
      <w:pPr>
        <w:jc w:val="both"/>
        <w:rPr>
          <w:rFonts w:ascii="Arial" w:hAnsi="Arial" w:cs="Arial"/>
          <w:sz w:val="24"/>
          <w:szCs w:val="24"/>
        </w:rPr>
      </w:pPr>
    </w:p>
    <w:p w14:paraId="00A0304C" w14:textId="77777777" w:rsidR="00DC1742" w:rsidRPr="009C18D9" w:rsidRDefault="00DC1742" w:rsidP="00970808">
      <w:pPr>
        <w:jc w:val="both"/>
        <w:rPr>
          <w:rFonts w:ascii="Arial" w:hAnsi="Arial" w:cs="Arial"/>
          <w:sz w:val="24"/>
          <w:szCs w:val="24"/>
        </w:rPr>
      </w:pPr>
    </w:p>
    <w:p w14:paraId="7DB7E58B" w14:textId="1F700D96" w:rsidR="00970808" w:rsidRPr="009C18D9" w:rsidRDefault="00970808" w:rsidP="00970808">
      <w:pPr>
        <w:jc w:val="both"/>
        <w:rPr>
          <w:rFonts w:ascii="Arial" w:hAnsi="Arial" w:cs="Arial"/>
          <w:b/>
          <w:sz w:val="24"/>
          <w:szCs w:val="24"/>
          <w:u w:val="single"/>
        </w:rPr>
      </w:pPr>
      <w:r w:rsidRPr="009C18D9">
        <w:rPr>
          <w:rFonts w:ascii="Arial" w:hAnsi="Arial" w:cs="Arial"/>
          <w:b/>
          <w:sz w:val="24"/>
          <w:szCs w:val="24"/>
          <w:u w:val="single"/>
        </w:rPr>
        <w:t>CLÁUSULA DÉCIMA TERCEIRA– Independência Entre as Partes</w:t>
      </w:r>
    </w:p>
    <w:p w14:paraId="12EDFAE9" w14:textId="77777777" w:rsidR="00970808" w:rsidRPr="009C18D9" w:rsidRDefault="00970808" w:rsidP="00970808">
      <w:pPr>
        <w:jc w:val="both"/>
        <w:rPr>
          <w:rFonts w:ascii="Arial" w:hAnsi="Arial" w:cs="Arial"/>
          <w:sz w:val="24"/>
          <w:szCs w:val="24"/>
        </w:rPr>
      </w:pPr>
      <w:r w:rsidRPr="009C18D9">
        <w:rPr>
          <w:rFonts w:ascii="Arial" w:hAnsi="Arial" w:cs="Arial"/>
          <w:sz w:val="24"/>
          <w:szCs w:val="24"/>
        </w:rPr>
        <w:t xml:space="preserve">Este Contrato obriga as partes tão somente na extensão e nos termos aqui acordados. O presente Contrato não constitui qualquer espécie de associação entre a </w:t>
      </w:r>
      <w:r w:rsidRPr="009C18D9">
        <w:rPr>
          <w:rFonts w:ascii="Arial" w:hAnsi="Arial" w:cs="Arial"/>
          <w:b/>
          <w:sz w:val="24"/>
          <w:szCs w:val="24"/>
        </w:rPr>
        <w:t xml:space="preserve">CONTRATANTE </w:t>
      </w:r>
      <w:r w:rsidRPr="009C18D9">
        <w:rPr>
          <w:rFonts w:ascii="Arial" w:hAnsi="Arial" w:cs="Arial"/>
          <w:sz w:val="24"/>
          <w:szCs w:val="24"/>
        </w:rPr>
        <w:t xml:space="preserve">e a </w:t>
      </w:r>
      <w:r w:rsidRPr="009C18D9">
        <w:rPr>
          <w:rFonts w:ascii="Arial" w:hAnsi="Arial" w:cs="Arial"/>
          <w:b/>
          <w:sz w:val="24"/>
          <w:szCs w:val="24"/>
        </w:rPr>
        <w:t>CONTRATADA</w:t>
      </w:r>
      <w:r w:rsidRPr="009C18D9">
        <w:rPr>
          <w:rFonts w:ascii="Arial" w:hAnsi="Arial" w:cs="Arial"/>
          <w:sz w:val="24"/>
          <w:szCs w:val="24"/>
        </w:rPr>
        <w:t>, sendo certo que:</w:t>
      </w:r>
    </w:p>
    <w:p w14:paraId="4EBF8865" w14:textId="77777777" w:rsidR="00970808" w:rsidRPr="009C18D9" w:rsidRDefault="00970808" w:rsidP="00970808">
      <w:pPr>
        <w:jc w:val="both"/>
        <w:rPr>
          <w:rFonts w:ascii="Arial" w:hAnsi="Arial" w:cs="Arial"/>
          <w:sz w:val="24"/>
          <w:szCs w:val="24"/>
        </w:rPr>
      </w:pPr>
    </w:p>
    <w:p w14:paraId="24E07D09" w14:textId="77777777" w:rsidR="00970808" w:rsidRPr="009C18D9" w:rsidRDefault="00970808" w:rsidP="00970808">
      <w:pPr>
        <w:pStyle w:val="ZARGOS"/>
        <w:numPr>
          <w:ilvl w:val="0"/>
          <w:numId w:val="4"/>
        </w:numPr>
        <w:spacing w:before="0" w:beforeAutospacing="0" w:after="0" w:afterAutospacing="0" w:line="240" w:lineRule="auto"/>
        <w:rPr>
          <w:rFonts w:ascii="Arial" w:hAnsi="Arial" w:cs="Arial"/>
        </w:rPr>
      </w:pPr>
      <w:r w:rsidRPr="009C18D9">
        <w:rPr>
          <w:rFonts w:ascii="Arial" w:hAnsi="Arial" w:cs="Arial"/>
        </w:rPr>
        <w:t>As Partes neste Contrato são autônomas e independentes entre si;</w:t>
      </w:r>
    </w:p>
    <w:p w14:paraId="53297CCA" w14:textId="77777777" w:rsidR="00970808" w:rsidRPr="009C18D9" w:rsidRDefault="00970808" w:rsidP="00970808">
      <w:pPr>
        <w:pStyle w:val="ZARGOS"/>
        <w:numPr>
          <w:ilvl w:val="0"/>
          <w:numId w:val="4"/>
        </w:numPr>
        <w:spacing w:before="0" w:beforeAutospacing="0" w:after="0" w:afterAutospacing="0" w:line="240" w:lineRule="auto"/>
        <w:rPr>
          <w:rFonts w:ascii="Arial" w:hAnsi="Arial" w:cs="Arial"/>
        </w:rPr>
      </w:pPr>
      <w:r w:rsidRPr="009C18D9">
        <w:rPr>
          <w:rFonts w:ascii="Arial" w:hAnsi="Arial" w:cs="Arial"/>
        </w:rPr>
        <w:t>Os empregados de uma Parte não serão considerados empregados da outra Parte sob qualquer pretexto, sendo certo que não há cessão de mão de obra prevista no escopo da prestação dos serviços objeto deste Contrato;</w:t>
      </w:r>
    </w:p>
    <w:p w14:paraId="79A525E6" w14:textId="77777777" w:rsidR="00970808" w:rsidRPr="009C18D9" w:rsidRDefault="00970808" w:rsidP="00970808">
      <w:pPr>
        <w:pStyle w:val="ZARGOS"/>
        <w:numPr>
          <w:ilvl w:val="0"/>
          <w:numId w:val="4"/>
        </w:numPr>
        <w:spacing w:before="0" w:beforeAutospacing="0" w:after="0" w:afterAutospacing="0" w:line="240" w:lineRule="auto"/>
        <w:rPr>
          <w:rFonts w:ascii="Arial" w:hAnsi="Arial" w:cs="Arial"/>
          <w:b/>
        </w:rPr>
      </w:pPr>
      <w:r w:rsidRPr="009C18D9">
        <w:rPr>
          <w:rFonts w:ascii="Arial" w:hAnsi="Arial" w:cs="Arial"/>
        </w:rPr>
        <w:t xml:space="preserve">Nenhuma disposição deste Contrato deverá ser interpretada no sentido de criar qualquer vínculo societário, trabalhista, previdenciário ou tributário entre a </w:t>
      </w:r>
      <w:r w:rsidRPr="009C18D9">
        <w:rPr>
          <w:rFonts w:ascii="Arial" w:hAnsi="Arial" w:cs="Arial"/>
          <w:b/>
        </w:rPr>
        <w:t xml:space="preserve">CONTRATANTE </w:t>
      </w:r>
      <w:r w:rsidRPr="009C18D9">
        <w:rPr>
          <w:rFonts w:ascii="Arial" w:hAnsi="Arial" w:cs="Arial"/>
        </w:rPr>
        <w:t xml:space="preserve">e a </w:t>
      </w:r>
      <w:r w:rsidRPr="009C18D9">
        <w:rPr>
          <w:rFonts w:ascii="Arial" w:hAnsi="Arial" w:cs="Arial"/>
          <w:b/>
        </w:rPr>
        <w:t xml:space="preserve">CONTRATADA </w:t>
      </w:r>
      <w:r w:rsidRPr="009C18D9">
        <w:rPr>
          <w:rFonts w:ascii="Arial" w:hAnsi="Arial" w:cs="Arial"/>
        </w:rPr>
        <w:t>ou seus funcionários, permanecendo cada parte responsável pelo recolhimento dos encargos trabalhistas e previdenciários de seus respectivos funcionários, bem como pelo pagamento dos tributos e contribuições, inclusive sociais, incidentes sobre suas respectivas atividades;</w:t>
      </w:r>
    </w:p>
    <w:p w14:paraId="4FABE48F" w14:textId="77777777" w:rsidR="00970808" w:rsidRPr="009C18D9" w:rsidRDefault="00970808" w:rsidP="00970808">
      <w:pPr>
        <w:pStyle w:val="ZARGOS"/>
        <w:numPr>
          <w:ilvl w:val="0"/>
          <w:numId w:val="4"/>
        </w:numPr>
        <w:spacing w:before="0" w:beforeAutospacing="0" w:after="0" w:afterAutospacing="0" w:line="240" w:lineRule="auto"/>
        <w:rPr>
          <w:rFonts w:ascii="Arial" w:hAnsi="Arial" w:cs="Arial"/>
          <w:b/>
        </w:rPr>
      </w:pPr>
      <w:r w:rsidRPr="009C18D9">
        <w:rPr>
          <w:rFonts w:ascii="Arial" w:hAnsi="Arial" w:cs="Arial"/>
        </w:rPr>
        <w:t xml:space="preserve">Inexiste e inexistirá solidariedade ativa ou passiva de qualquer natureza entre a </w:t>
      </w:r>
      <w:r w:rsidRPr="009C18D9">
        <w:rPr>
          <w:rFonts w:ascii="Arial" w:hAnsi="Arial" w:cs="Arial"/>
          <w:b/>
        </w:rPr>
        <w:t xml:space="preserve">CONTRATANTE </w:t>
      </w:r>
      <w:r w:rsidRPr="009C18D9">
        <w:rPr>
          <w:rFonts w:ascii="Arial" w:hAnsi="Arial" w:cs="Arial"/>
        </w:rPr>
        <w:t xml:space="preserve">e a </w:t>
      </w:r>
      <w:r w:rsidRPr="009C18D9">
        <w:rPr>
          <w:rFonts w:ascii="Arial" w:hAnsi="Arial" w:cs="Arial"/>
          <w:b/>
        </w:rPr>
        <w:t>CONTRATADA</w:t>
      </w:r>
      <w:r w:rsidRPr="009C18D9">
        <w:rPr>
          <w:rFonts w:ascii="Arial" w:hAnsi="Arial" w:cs="Arial"/>
        </w:rPr>
        <w:t>.</w:t>
      </w:r>
    </w:p>
    <w:p w14:paraId="21FF3D31" w14:textId="77777777" w:rsidR="00970808" w:rsidRPr="009C18D9" w:rsidRDefault="00970808" w:rsidP="00970808">
      <w:pPr>
        <w:jc w:val="both"/>
        <w:rPr>
          <w:rFonts w:ascii="Arial" w:hAnsi="Arial" w:cs="Arial"/>
          <w:b/>
          <w:sz w:val="24"/>
          <w:szCs w:val="24"/>
          <w:u w:val="single"/>
        </w:rPr>
      </w:pPr>
    </w:p>
    <w:p w14:paraId="048F1D38" w14:textId="28C5ECE4" w:rsidR="00970808" w:rsidRPr="009C18D9" w:rsidRDefault="00970808" w:rsidP="00970808">
      <w:pPr>
        <w:jc w:val="both"/>
        <w:rPr>
          <w:rFonts w:ascii="Arial" w:hAnsi="Arial" w:cs="Arial"/>
          <w:b/>
          <w:sz w:val="24"/>
          <w:szCs w:val="24"/>
          <w:u w:val="single"/>
        </w:rPr>
      </w:pPr>
      <w:r w:rsidRPr="009C18D9">
        <w:rPr>
          <w:rFonts w:ascii="Arial" w:hAnsi="Arial" w:cs="Arial"/>
          <w:b/>
          <w:sz w:val="24"/>
          <w:szCs w:val="24"/>
          <w:u w:val="single"/>
        </w:rPr>
        <w:t>CLÁUSULA DÉCIMA QUARTA – Inexistência de Vínculos</w:t>
      </w:r>
    </w:p>
    <w:p w14:paraId="01609D74" w14:textId="77777777" w:rsidR="00970808" w:rsidRPr="009C18D9" w:rsidRDefault="00970808" w:rsidP="00970808">
      <w:pPr>
        <w:pStyle w:val="Corpodetexto"/>
        <w:tabs>
          <w:tab w:val="left" w:pos="3720"/>
        </w:tabs>
        <w:rPr>
          <w:rFonts w:ascii="Arial" w:hAnsi="Arial" w:cs="Arial"/>
          <w:color w:val="auto"/>
          <w:szCs w:val="24"/>
        </w:rPr>
      </w:pPr>
      <w:r w:rsidRPr="009C18D9">
        <w:rPr>
          <w:rFonts w:ascii="Arial" w:hAnsi="Arial" w:cs="Arial"/>
          <w:color w:val="auto"/>
          <w:szCs w:val="24"/>
        </w:rPr>
        <w:t xml:space="preserve">Em hipótese alguma os pactos deste Contrato ensejarão interpretação de existir quaisquer vínculos ou obrigações trabalhistas, securitárias, previdenciárias ou mesmo empregatícias entre os trabalhadores temporários fornecidos pela </w:t>
      </w:r>
      <w:r w:rsidRPr="009C18D9">
        <w:rPr>
          <w:rFonts w:ascii="Arial" w:hAnsi="Arial" w:cs="Arial"/>
          <w:b/>
          <w:bCs/>
          <w:color w:val="auto"/>
          <w:szCs w:val="24"/>
        </w:rPr>
        <w:t>CONTRATADA</w:t>
      </w:r>
      <w:r w:rsidRPr="009C18D9">
        <w:rPr>
          <w:rFonts w:ascii="Arial" w:hAnsi="Arial" w:cs="Arial"/>
          <w:color w:val="auto"/>
          <w:szCs w:val="24"/>
        </w:rPr>
        <w:t xml:space="preserve"> e a </w:t>
      </w:r>
      <w:r w:rsidRPr="009C18D9">
        <w:rPr>
          <w:rFonts w:ascii="Arial" w:hAnsi="Arial" w:cs="Arial"/>
          <w:b/>
          <w:bCs/>
          <w:color w:val="auto"/>
          <w:szCs w:val="24"/>
        </w:rPr>
        <w:t>CONTRATANTE</w:t>
      </w:r>
      <w:r w:rsidRPr="009C18D9">
        <w:rPr>
          <w:rFonts w:ascii="Arial" w:hAnsi="Arial" w:cs="Arial"/>
          <w:color w:val="auto"/>
          <w:szCs w:val="24"/>
        </w:rPr>
        <w:t xml:space="preserve">, pelo que a </w:t>
      </w:r>
      <w:r w:rsidRPr="009C18D9">
        <w:rPr>
          <w:rFonts w:ascii="Arial" w:hAnsi="Arial" w:cs="Arial"/>
          <w:b/>
          <w:bCs/>
          <w:color w:val="auto"/>
          <w:szCs w:val="24"/>
        </w:rPr>
        <w:t>CONTRATADA</w:t>
      </w:r>
      <w:r w:rsidRPr="009C18D9">
        <w:rPr>
          <w:rFonts w:ascii="Arial" w:hAnsi="Arial" w:cs="Arial"/>
          <w:color w:val="auto"/>
          <w:szCs w:val="24"/>
        </w:rPr>
        <w:t xml:space="preserve"> acudirá à autoria, na hipótese de eventual reclamação trabalhista ou qualquer demanda judicial proposta em face da </w:t>
      </w:r>
      <w:r w:rsidRPr="009C18D9">
        <w:rPr>
          <w:rFonts w:ascii="Arial" w:hAnsi="Arial" w:cs="Arial"/>
          <w:b/>
          <w:bCs/>
          <w:color w:val="auto"/>
          <w:szCs w:val="24"/>
        </w:rPr>
        <w:t>CONTRATANTE</w:t>
      </w:r>
      <w:r w:rsidRPr="009C18D9">
        <w:rPr>
          <w:rFonts w:ascii="Arial" w:hAnsi="Arial" w:cs="Arial"/>
          <w:color w:val="auto"/>
          <w:szCs w:val="24"/>
        </w:rPr>
        <w:t>, exonerando e isentando este de quaisquer ônus ou encargos.</w:t>
      </w:r>
    </w:p>
    <w:p w14:paraId="72850FC7" w14:textId="77777777" w:rsidR="00970808" w:rsidRPr="009C18D9" w:rsidRDefault="00970808" w:rsidP="00970808">
      <w:pPr>
        <w:tabs>
          <w:tab w:val="left" w:pos="3720"/>
        </w:tabs>
        <w:jc w:val="both"/>
        <w:rPr>
          <w:rFonts w:ascii="Arial" w:hAnsi="Arial" w:cs="Arial"/>
          <w:b/>
          <w:sz w:val="24"/>
          <w:szCs w:val="24"/>
        </w:rPr>
      </w:pPr>
    </w:p>
    <w:p w14:paraId="2BA0E8B3" w14:textId="1C698FEE" w:rsidR="00970808" w:rsidRPr="009C18D9" w:rsidRDefault="00970808" w:rsidP="00970808">
      <w:pPr>
        <w:tabs>
          <w:tab w:val="left" w:pos="3720"/>
        </w:tabs>
        <w:jc w:val="both"/>
        <w:rPr>
          <w:rFonts w:ascii="Arial" w:hAnsi="Arial" w:cs="Arial"/>
          <w:sz w:val="24"/>
          <w:szCs w:val="24"/>
        </w:rPr>
      </w:pPr>
      <w:r w:rsidRPr="009C18D9">
        <w:rPr>
          <w:rFonts w:ascii="Arial" w:hAnsi="Arial" w:cs="Arial"/>
          <w:b/>
          <w:sz w:val="24"/>
          <w:szCs w:val="24"/>
        </w:rPr>
        <w:t xml:space="preserve">   PARÁGRAFO ÚNICO - </w:t>
      </w:r>
      <w:r w:rsidRPr="009C18D9">
        <w:rPr>
          <w:rFonts w:ascii="Arial" w:hAnsi="Arial" w:cs="Arial"/>
          <w:sz w:val="24"/>
          <w:szCs w:val="24"/>
        </w:rPr>
        <w:t xml:space="preserve">Na hipótese da </w:t>
      </w:r>
      <w:r w:rsidRPr="009C18D9">
        <w:rPr>
          <w:rFonts w:ascii="Arial" w:hAnsi="Arial" w:cs="Arial"/>
          <w:b/>
          <w:bCs/>
          <w:sz w:val="24"/>
          <w:szCs w:val="24"/>
        </w:rPr>
        <w:t>CONTRATANTE</w:t>
      </w:r>
      <w:r w:rsidRPr="009C18D9">
        <w:rPr>
          <w:rFonts w:ascii="Arial" w:hAnsi="Arial" w:cs="Arial"/>
          <w:sz w:val="24"/>
          <w:szCs w:val="24"/>
        </w:rPr>
        <w:t xml:space="preserve"> vir a ser incluída no polo passivo de qualquer demanda proposta contra a </w:t>
      </w:r>
      <w:r w:rsidRPr="009C18D9">
        <w:rPr>
          <w:rFonts w:ascii="Arial" w:hAnsi="Arial" w:cs="Arial"/>
          <w:b/>
          <w:bCs/>
          <w:sz w:val="24"/>
          <w:szCs w:val="24"/>
        </w:rPr>
        <w:t>CONTRATADA</w:t>
      </w:r>
      <w:r w:rsidRPr="009C18D9">
        <w:rPr>
          <w:rFonts w:ascii="Arial" w:hAnsi="Arial" w:cs="Arial"/>
          <w:sz w:val="24"/>
          <w:szCs w:val="24"/>
        </w:rPr>
        <w:t xml:space="preserve">, esta se obriga, desde já, a reembolsar aquela pelas despesas que fizer, inclusive os custos com cópias, transporte, custas processuais, honorários de advogado que vier a contratar para defendê-lo, valores decorrentes de uma eventual condenação e etc., ficando a </w:t>
      </w:r>
      <w:r w:rsidRPr="009C18D9">
        <w:rPr>
          <w:rFonts w:ascii="Arial" w:hAnsi="Arial" w:cs="Arial"/>
          <w:b/>
          <w:bCs/>
          <w:sz w:val="24"/>
          <w:szCs w:val="24"/>
        </w:rPr>
        <w:t>CONTRATANTE</w:t>
      </w:r>
      <w:r w:rsidRPr="009C18D9">
        <w:rPr>
          <w:rFonts w:ascii="Arial" w:hAnsi="Arial" w:cs="Arial"/>
          <w:sz w:val="24"/>
          <w:szCs w:val="24"/>
        </w:rPr>
        <w:t>, desde a data em que tomar ciência do fato, se assim o quiser, autorizada a promover a retenção dos valores correspondentes da remuneração da</w:t>
      </w:r>
      <w:r w:rsidRPr="009C18D9">
        <w:rPr>
          <w:rFonts w:ascii="Arial" w:hAnsi="Arial" w:cs="Arial"/>
          <w:b/>
          <w:bCs/>
          <w:sz w:val="24"/>
          <w:szCs w:val="24"/>
        </w:rPr>
        <w:t xml:space="preserve"> CONTRATADA</w:t>
      </w:r>
      <w:r w:rsidRPr="009C18D9">
        <w:rPr>
          <w:rFonts w:ascii="Arial" w:hAnsi="Arial" w:cs="Arial"/>
          <w:sz w:val="24"/>
          <w:szCs w:val="24"/>
        </w:rPr>
        <w:t>.</w:t>
      </w:r>
    </w:p>
    <w:p w14:paraId="18C35968" w14:textId="1949B5C0" w:rsidR="00DC1742" w:rsidRPr="009C18D9" w:rsidRDefault="00DC1742" w:rsidP="00970808">
      <w:pPr>
        <w:tabs>
          <w:tab w:val="left" w:pos="3720"/>
        </w:tabs>
        <w:jc w:val="both"/>
        <w:rPr>
          <w:rFonts w:ascii="Arial" w:hAnsi="Arial" w:cs="Arial"/>
          <w:sz w:val="24"/>
          <w:szCs w:val="24"/>
        </w:rPr>
      </w:pPr>
    </w:p>
    <w:p w14:paraId="3BCE431B" w14:textId="72F1356A" w:rsidR="00DC1742" w:rsidRPr="009C18D9" w:rsidRDefault="00DC1742" w:rsidP="00970808">
      <w:pPr>
        <w:tabs>
          <w:tab w:val="left" w:pos="3720"/>
        </w:tabs>
        <w:jc w:val="both"/>
        <w:rPr>
          <w:rFonts w:ascii="Arial" w:hAnsi="Arial" w:cs="Arial"/>
          <w:sz w:val="24"/>
          <w:szCs w:val="24"/>
        </w:rPr>
      </w:pPr>
    </w:p>
    <w:p w14:paraId="2A9B1A7F" w14:textId="77777777" w:rsidR="00DC1742" w:rsidRPr="009C18D9" w:rsidRDefault="00DC1742" w:rsidP="00970808">
      <w:pPr>
        <w:tabs>
          <w:tab w:val="left" w:pos="3720"/>
        </w:tabs>
        <w:jc w:val="both"/>
        <w:rPr>
          <w:rFonts w:ascii="Arial" w:hAnsi="Arial" w:cs="Arial"/>
          <w:sz w:val="24"/>
          <w:szCs w:val="24"/>
        </w:rPr>
      </w:pPr>
    </w:p>
    <w:p w14:paraId="7D903EEB" w14:textId="3E4F8E35" w:rsidR="00970808" w:rsidRPr="009C18D9" w:rsidRDefault="00970808" w:rsidP="00970808">
      <w:pPr>
        <w:jc w:val="both"/>
        <w:rPr>
          <w:rFonts w:ascii="Arial" w:hAnsi="Arial" w:cs="Arial"/>
          <w:b/>
          <w:sz w:val="24"/>
          <w:szCs w:val="24"/>
          <w:u w:val="single"/>
        </w:rPr>
      </w:pPr>
      <w:r w:rsidRPr="009C18D9">
        <w:rPr>
          <w:rFonts w:ascii="Arial" w:hAnsi="Arial" w:cs="Arial"/>
          <w:b/>
          <w:sz w:val="24"/>
          <w:szCs w:val="24"/>
          <w:u w:val="single"/>
        </w:rPr>
        <w:t>CLÁUSULA DÉCIMA QUINTA– Tributos</w:t>
      </w:r>
    </w:p>
    <w:p w14:paraId="7653CAB3" w14:textId="0D0F62AB" w:rsidR="00970808" w:rsidRPr="009C18D9" w:rsidRDefault="00970808" w:rsidP="00970808">
      <w:pPr>
        <w:tabs>
          <w:tab w:val="left" w:pos="3720"/>
        </w:tabs>
        <w:jc w:val="both"/>
        <w:rPr>
          <w:rFonts w:ascii="Arial" w:hAnsi="Arial" w:cs="Arial"/>
          <w:sz w:val="24"/>
          <w:szCs w:val="24"/>
        </w:rPr>
      </w:pPr>
      <w:r w:rsidRPr="009C18D9">
        <w:rPr>
          <w:rFonts w:ascii="Arial" w:hAnsi="Arial" w:cs="Arial"/>
          <w:sz w:val="24"/>
          <w:szCs w:val="24"/>
        </w:rPr>
        <w:t>Os tributos e demais encargos fiscais que sejam devidos, direta ou indiretamente, em virtude deste contrato ou de sua execução, serão de exclusiva responsabilidade do contribuinte, assim definido na norma tributária, sem direito a reembolso.</w:t>
      </w:r>
    </w:p>
    <w:p w14:paraId="40729537" w14:textId="06D335E7" w:rsidR="00DC1742" w:rsidRPr="009C18D9" w:rsidRDefault="00970808" w:rsidP="00970808">
      <w:pPr>
        <w:jc w:val="both"/>
        <w:rPr>
          <w:rStyle w:val="nfase"/>
          <w:rFonts w:ascii="Arial" w:hAnsi="Arial" w:cs="Arial"/>
          <w:i w:val="0"/>
          <w:sz w:val="24"/>
          <w:szCs w:val="24"/>
        </w:rPr>
      </w:pPr>
      <w:r w:rsidRPr="009C18D9">
        <w:rPr>
          <w:rStyle w:val="nfase"/>
          <w:rFonts w:ascii="Arial" w:hAnsi="Arial" w:cs="Arial"/>
          <w:b/>
          <w:i w:val="0"/>
          <w:sz w:val="24"/>
          <w:szCs w:val="24"/>
        </w:rPr>
        <w:t xml:space="preserve">   PARÁGRAFO ÚNICO:</w:t>
      </w:r>
      <w:r w:rsidRPr="009C18D9">
        <w:rPr>
          <w:rStyle w:val="nfase"/>
          <w:rFonts w:ascii="Arial" w:hAnsi="Arial" w:cs="Arial"/>
          <w:i w:val="0"/>
          <w:sz w:val="24"/>
          <w:szCs w:val="24"/>
        </w:rPr>
        <w:t xml:space="preserve"> A </w:t>
      </w:r>
      <w:r w:rsidRPr="009C18D9">
        <w:rPr>
          <w:rStyle w:val="nfase"/>
          <w:rFonts w:ascii="Arial" w:hAnsi="Arial" w:cs="Arial"/>
          <w:b/>
          <w:i w:val="0"/>
          <w:sz w:val="24"/>
          <w:szCs w:val="24"/>
        </w:rPr>
        <w:t>CONTRATANTE</w:t>
      </w:r>
      <w:r w:rsidRPr="009C18D9">
        <w:rPr>
          <w:rStyle w:val="nfase"/>
          <w:rFonts w:ascii="Arial" w:hAnsi="Arial" w:cs="Arial"/>
          <w:i w:val="0"/>
          <w:sz w:val="24"/>
          <w:szCs w:val="24"/>
        </w:rPr>
        <w:t xml:space="preserve"> fica, desde já, autorizada a efetuar as retenções devidas em virtude da prestação dos serviços ora contratados, determinadas pelas legislações tributárias Federal, Estadual ou Municipal, observado o disposto no </w:t>
      </w:r>
      <w:r w:rsidRPr="009C18D9">
        <w:rPr>
          <w:rStyle w:val="nfase"/>
          <w:rFonts w:ascii="Arial" w:hAnsi="Arial" w:cs="Arial"/>
          <w:b/>
          <w:i w:val="0"/>
          <w:sz w:val="24"/>
          <w:szCs w:val="24"/>
        </w:rPr>
        <w:t>Parágrafo Primeiro</w:t>
      </w:r>
      <w:r w:rsidRPr="009C18D9">
        <w:rPr>
          <w:rStyle w:val="nfase"/>
          <w:rFonts w:ascii="Arial" w:hAnsi="Arial" w:cs="Arial"/>
          <w:i w:val="0"/>
          <w:sz w:val="24"/>
          <w:szCs w:val="24"/>
        </w:rPr>
        <w:t xml:space="preserve"> da </w:t>
      </w:r>
      <w:r w:rsidRPr="009C18D9">
        <w:rPr>
          <w:rStyle w:val="nfase"/>
          <w:rFonts w:ascii="Arial" w:hAnsi="Arial" w:cs="Arial"/>
          <w:b/>
          <w:i w:val="0"/>
          <w:sz w:val="24"/>
          <w:szCs w:val="24"/>
        </w:rPr>
        <w:t>Cláusula Sétima</w:t>
      </w:r>
      <w:r w:rsidRPr="009C18D9">
        <w:rPr>
          <w:rStyle w:val="nfase"/>
          <w:rFonts w:ascii="Arial" w:hAnsi="Arial" w:cs="Arial"/>
          <w:i w:val="0"/>
          <w:sz w:val="24"/>
          <w:szCs w:val="24"/>
        </w:rPr>
        <w:t>.</w:t>
      </w:r>
    </w:p>
    <w:p w14:paraId="6FC78701" w14:textId="77777777" w:rsidR="00DC1742" w:rsidRPr="009C18D9" w:rsidRDefault="00DC1742" w:rsidP="00970808">
      <w:pPr>
        <w:jc w:val="both"/>
        <w:rPr>
          <w:rFonts w:ascii="Arial" w:hAnsi="Arial" w:cs="Arial"/>
          <w:sz w:val="24"/>
          <w:szCs w:val="24"/>
        </w:rPr>
      </w:pPr>
    </w:p>
    <w:p w14:paraId="41D5B973" w14:textId="09F61439" w:rsidR="00970808" w:rsidRPr="009C18D9" w:rsidRDefault="00970808" w:rsidP="00970808">
      <w:pPr>
        <w:jc w:val="both"/>
        <w:rPr>
          <w:rFonts w:ascii="Arial" w:hAnsi="Arial" w:cs="Arial"/>
          <w:b/>
          <w:sz w:val="24"/>
          <w:szCs w:val="24"/>
          <w:u w:val="single"/>
        </w:rPr>
      </w:pPr>
      <w:r w:rsidRPr="009C18D9">
        <w:rPr>
          <w:rFonts w:ascii="Arial" w:hAnsi="Arial" w:cs="Arial"/>
          <w:b/>
          <w:sz w:val="24"/>
          <w:szCs w:val="24"/>
          <w:u w:val="single"/>
        </w:rPr>
        <w:t>CLÁUSULA DÉCIMA SEXTA – Confidencialidade</w:t>
      </w:r>
    </w:p>
    <w:p w14:paraId="45B58C60" w14:textId="1B62C6E9" w:rsidR="00970808" w:rsidRPr="009C18D9" w:rsidRDefault="00970808" w:rsidP="00970808">
      <w:pPr>
        <w:keepLines/>
        <w:jc w:val="both"/>
        <w:rPr>
          <w:rFonts w:ascii="Arial" w:hAnsi="Arial" w:cs="Arial"/>
          <w:sz w:val="24"/>
          <w:szCs w:val="24"/>
        </w:rPr>
      </w:pPr>
      <w:r w:rsidRPr="009C18D9">
        <w:rPr>
          <w:rFonts w:ascii="Arial" w:hAnsi="Arial" w:cs="Arial"/>
          <w:sz w:val="24"/>
          <w:szCs w:val="24"/>
        </w:rPr>
        <w:t>Todas as informações oriundas da prestação dos serviços ora contratados, objetos deste Contrato, são de uso exclusivo das partes, não podendo quaisquer das partes divulgá-las a terceiros sem a prévia e expressa autorização da outra parte.</w:t>
      </w:r>
    </w:p>
    <w:p w14:paraId="2A089D95" w14:textId="29272FF2" w:rsidR="00970808" w:rsidRPr="009C18D9" w:rsidRDefault="00970808" w:rsidP="00970808">
      <w:pPr>
        <w:keepLines/>
        <w:jc w:val="both"/>
        <w:rPr>
          <w:rFonts w:ascii="Arial" w:hAnsi="Arial" w:cs="Arial"/>
          <w:sz w:val="24"/>
          <w:szCs w:val="24"/>
        </w:rPr>
      </w:pPr>
      <w:r w:rsidRPr="009C18D9">
        <w:rPr>
          <w:rFonts w:ascii="Arial" w:hAnsi="Arial" w:cs="Arial"/>
          <w:b/>
          <w:bCs/>
          <w:sz w:val="24"/>
          <w:szCs w:val="24"/>
        </w:rPr>
        <w:t xml:space="preserve">   Parágrafo primeiro: </w:t>
      </w:r>
      <w:r w:rsidRPr="009C18D9">
        <w:rPr>
          <w:rFonts w:ascii="Arial" w:hAnsi="Arial" w:cs="Arial"/>
          <w:sz w:val="24"/>
          <w:szCs w:val="24"/>
        </w:rPr>
        <w:t xml:space="preserve">A </w:t>
      </w:r>
      <w:r w:rsidRPr="009C18D9">
        <w:rPr>
          <w:rFonts w:ascii="Arial" w:hAnsi="Arial" w:cs="Arial"/>
          <w:b/>
          <w:bCs/>
          <w:sz w:val="24"/>
          <w:szCs w:val="24"/>
        </w:rPr>
        <w:t xml:space="preserve">CONTRATADA </w:t>
      </w:r>
      <w:r w:rsidRPr="009C18D9">
        <w:rPr>
          <w:rFonts w:ascii="Arial" w:hAnsi="Arial" w:cs="Arial"/>
          <w:sz w:val="24"/>
          <w:szCs w:val="24"/>
        </w:rPr>
        <w:t xml:space="preserve">obriga-se, por si, seus sócios, empregados, prepostos e sucessores, a qualquer título, mesmo após o término deste contrato, a manter o sigilo e a confidencialidade sobre todos os termos e negociações do presente Contrato, bem como sobre quaisquer dados, materiais, documentos, especificações técnicas ou comerciais, inovações ou aperfeiçoamentos da </w:t>
      </w:r>
      <w:r w:rsidRPr="009C18D9">
        <w:rPr>
          <w:rFonts w:ascii="Arial" w:hAnsi="Arial" w:cs="Arial"/>
          <w:b/>
          <w:sz w:val="24"/>
          <w:szCs w:val="24"/>
        </w:rPr>
        <w:t>CONTRATANTE</w:t>
      </w:r>
      <w:r w:rsidRPr="009C18D9">
        <w:rPr>
          <w:rFonts w:ascii="Arial" w:hAnsi="Arial" w:cs="Arial"/>
          <w:sz w:val="24"/>
          <w:szCs w:val="24"/>
        </w:rPr>
        <w:t xml:space="preserve"> e/ou do Empreendimento, de que venham a ter acesso ou conhecimento em razão do presente contrato, não podendo, sobre qualquer pretexto ou desculpa, omissão, culpa ou dolo, revelar, reproduzir ou deles dar conhecimento público, salvo se houver consentimento prévio por escrito da </w:t>
      </w:r>
      <w:r w:rsidRPr="009C18D9">
        <w:rPr>
          <w:rFonts w:ascii="Arial" w:hAnsi="Arial" w:cs="Arial"/>
          <w:b/>
          <w:bCs/>
          <w:sz w:val="24"/>
          <w:szCs w:val="24"/>
        </w:rPr>
        <w:t>CONTRATANTE</w:t>
      </w:r>
      <w:r w:rsidRPr="009C18D9">
        <w:rPr>
          <w:rFonts w:ascii="Arial" w:hAnsi="Arial" w:cs="Arial"/>
          <w:sz w:val="24"/>
          <w:szCs w:val="24"/>
        </w:rPr>
        <w:t xml:space="preserve">, em documento próprio. </w:t>
      </w:r>
    </w:p>
    <w:p w14:paraId="6EF406B0" w14:textId="0C4FB124" w:rsidR="00970808" w:rsidRPr="009C18D9" w:rsidRDefault="00970808" w:rsidP="00970808">
      <w:pPr>
        <w:keepLines/>
        <w:jc w:val="both"/>
        <w:rPr>
          <w:rFonts w:ascii="Arial" w:hAnsi="Arial" w:cs="Arial"/>
          <w:sz w:val="24"/>
          <w:szCs w:val="24"/>
        </w:rPr>
      </w:pPr>
      <w:r w:rsidRPr="009C18D9">
        <w:rPr>
          <w:rFonts w:ascii="Arial" w:hAnsi="Arial" w:cs="Arial"/>
          <w:b/>
          <w:bCs/>
          <w:sz w:val="24"/>
          <w:szCs w:val="24"/>
        </w:rPr>
        <w:t xml:space="preserve">   Parágrafo segundo: </w:t>
      </w:r>
      <w:r w:rsidRPr="009C18D9">
        <w:rPr>
          <w:rFonts w:ascii="Arial" w:hAnsi="Arial" w:cs="Arial"/>
          <w:sz w:val="24"/>
          <w:szCs w:val="24"/>
        </w:rPr>
        <w:t xml:space="preserve">A </w:t>
      </w:r>
      <w:r w:rsidRPr="009C18D9">
        <w:rPr>
          <w:rFonts w:ascii="Arial" w:hAnsi="Arial" w:cs="Arial"/>
          <w:b/>
          <w:bCs/>
          <w:sz w:val="24"/>
          <w:szCs w:val="24"/>
        </w:rPr>
        <w:t xml:space="preserve">CONTRATADA </w:t>
      </w:r>
      <w:r w:rsidRPr="009C18D9">
        <w:rPr>
          <w:rFonts w:ascii="Arial" w:hAnsi="Arial" w:cs="Arial"/>
          <w:sz w:val="24"/>
          <w:szCs w:val="24"/>
        </w:rPr>
        <w:t>responde solidariamente pelos atos praticados por seus sócios, empregados, prepostos e sucessores, a qualquer título, no caso de violação do compromisso ora assumido, sujeitando-se a indenizar os danos materiais e morais decorrentes da quebra do sigilo comprovadamente verificado. A obrigação aqui prevista subsistirá a qualquer tempo, inclusive após o término do presente Contrato.</w:t>
      </w:r>
    </w:p>
    <w:p w14:paraId="6C6FF380" w14:textId="5F67207E" w:rsidR="00970808" w:rsidRPr="009C18D9" w:rsidRDefault="00970808" w:rsidP="00970808">
      <w:pPr>
        <w:keepLines/>
        <w:jc w:val="both"/>
        <w:rPr>
          <w:rFonts w:ascii="Arial" w:hAnsi="Arial" w:cs="Arial"/>
          <w:sz w:val="24"/>
          <w:szCs w:val="24"/>
        </w:rPr>
      </w:pPr>
      <w:r w:rsidRPr="009C18D9">
        <w:rPr>
          <w:rFonts w:ascii="Arial" w:hAnsi="Arial" w:cs="Arial"/>
          <w:b/>
          <w:bCs/>
          <w:sz w:val="24"/>
          <w:szCs w:val="24"/>
        </w:rPr>
        <w:t xml:space="preserve">   Parágrafo terceiro: </w:t>
      </w:r>
      <w:r w:rsidRPr="009C18D9">
        <w:rPr>
          <w:rFonts w:ascii="Arial" w:hAnsi="Arial" w:cs="Arial"/>
          <w:sz w:val="24"/>
          <w:szCs w:val="24"/>
        </w:rPr>
        <w:t xml:space="preserve">A divulgação em propaganda de qualquer tipo, pela </w:t>
      </w:r>
      <w:r w:rsidRPr="009C18D9">
        <w:rPr>
          <w:rFonts w:ascii="Arial" w:hAnsi="Arial" w:cs="Arial"/>
          <w:b/>
          <w:sz w:val="24"/>
          <w:szCs w:val="24"/>
        </w:rPr>
        <w:t>CONTRATADA</w:t>
      </w:r>
      <w:r w:rsidRPr="009C18D9">
        <w:rPr>
          <w:rFonts w:ascii="Arial" w:hAnsi="Arial" w:cs="Arial"/>
          <w:sz w:val="24"/>
          <w:szCs w:val="24"/>
        </w:rPr>
        <w:t xml:space="preserve">, sobre a realização de serviços para a </w:t>
      </w:r>
      <w:r w:rsidRPr="009C18D9">
        <w:rPr>
          <w:rFonts w:ascii="Arial" w:hAnsi="Arial" w:cs="Arial"/>
          <w:b/>
          <w:sz w:val="24"/>
          <w:szCs w:val="24"/>
        </w:rPr>
        <w:t>CONTRATANTE</w:t>
      </w:r>
      <w:r w:rsidRPr="009C18D9">
        <w:rPr>
          <w:rFonts w:ascii="Arial" w:hAnsi="Arial" w:cs="Arial"/>
          <w:sz w:val="24"/>
          <w:szCs w:val="24"/>
        </w:rPr>
        <w:t>, só poderá ocorrer após prévia e expressa autorização desta, mediante análise do material promocional.</w:t>
      </w:r>
    </w:p>
    <w:p w14:paraId="125669DA" w14:textId="18278F23" w:rsidR="00DC1742" w:rsidRPr="009C18D9" w:rsidRDefault="00DC1742" w:rsidP="00970808">
      <w:pPr>
        <w:keepLines/>
        <w:jc w:val="both"/>
        <w:rPr>
          <w:rFonts w:ascii="Arial" w:hAnsi="Arial" w:cs="Arial"/>
          <w:sz w:val="24"/>
          <w:szCs w:val="24"/>
        </w:rPr>
      </w:pPr>
    </w:p>
    <w:p w14:paraId="40AAFB5F" w14:textId="7A7A3430" w:rsidR="00DC1742" w:rsidRPr="009C18D9" w:rsidRDefault="00DC1742" w:rsidP="00970808">
      <w:pPr>
        <w:keepLines/>
        <w:jc w:val="both"/>
        <w:rPr>
          <w:rFonts w:ascii="Arial" w:hAnsi="Arial" w:cs="Arial"/>
          <w:sz w:val="24"/>
          <w:szCs w:val="24"/>
        </w:rPr>
      </w:pPr>
    </w:p>
    <w:p w14:paraId="3D311CFC" w14:textId="77777777" w:rsidR="00DC1742" w:rsidRPr="009C18D9" w:rsidRDefault="00DC1742" w:rsidP="00970808">
      <w:pPr>
        <w:keepLines/>
        <w:jc w:val="both"/>
        <w:rPr>
          <w:rFonts w:ascii="Arial" w:hAnsi="Arial" w:cs="Arial"/>
          <w:sz w:val="24"/>
          <w:szCs w:val="24"/>
        </w:rPr>
      </w:pPr>
    </w:p>
    <w:p w14:paraId="4DC02887" w14:textId="65B80825" w:rsidR="00970808" w:rsidRPr="009C18D9" w:rsidRDefault="00970808" w:rsidP="00970808">
      <w:pPr>
        <w:jc w:val="both"/>
        <w:rPr>
          <w:rFonts w:ascii="Arial" w:hAnsi="Arial" w:cs="Arial"/>
          <w:sz w:val="24"/>
          <w:szCs w:val="24"/>
          <w:u w:val="single"/>
        </w:rPr>
      </w:pPr>
      <w:r w:rsidRPr="009C18D9">
        <w:rPr>
          <w:rFonts w:ascii="Arial" w:hAnsi="Arial" w:cs="Arial"/>
          <w:b/>
          <w:sz w:val="24"/>
          <w:szCs w:val="24"/>
          <w:u w:val="single"/>
        </w:rPr>
        <w:t xml:space="preserve">CLÁUSULA DÉCIMA SÉTIMA – Foro </w:t>
      </w:r>
    </w:p>
    <w:p w14:paraId="46325A77" w14:textId="61BFB715" w:rsidR="00970808" w:rsidRPr="009C18D9" w:rsidRDefault="00970808" w:rsidP="00970808">
      <w:pPr>
        <w:jc w:val="both"/>
        <w:rPr>
          <w:rFonts w:ascii="Arial" w:hAnsi="Arial" w:cs="Arial"/>
          <w:sz w:val="24"/>
          <w:szCs w:val="24"/>
        </w:rPr>
      </w:pPr>
      <w:r w:rsidRPr="009C18D9">
        <w:rPr>
          <w:rFonts w:ascii="Arial" w:hAnsi="Arial" w:cs="Arial"/>
          <w:sz w:val="24"/>
          <w:szCs w:val="24"/>
        </w:rPr>
        <w:t xml:space="preserve">Elegem as partes, o Foro da Comarca de </w:t>
      </w:r>
      <w:commentRangeStart w:id="10"/>
      <w:r w:rsidRPr="009C18D9">
        <w:rPr>
          <w:rFonts w:ascii="Arial" w:hAnsi="Arial" w:cs="Arial"/>
          <w:sz w:val="24"/>
          <w:szCs w:val="24"/>
        </w:rPr>
        <w:t>Contagem</w:t>
      </w:r>
      <w:commentRangeEnd w:id="10"/>
      <w:r w:rsidR="008D3E2E" w:rsidRPr="009C18D9">
        <w:rPr>
          <w:rStyle w:val="Refdecomentrio"/>
        </w:rPr>
        <w:commentReference w:id="10"/>
      </w:r>
      <w:r w:rsidRPr="009C18D9">
        <w:rPr>
          <w:rFonts w:ascii="Arial" w:hAnsi="Arial" w:cs="Arial"/>
          <w:sz w:val="24"/>
          <w:szCs w:val="24"/>
        </w:rPr>
        <w:t>/MG, em preferência sobre qualquer outro, por mais privilegiado que seja ou venha a ser, para dirimir quaisquer dúvidas, pretensões ou direitos decorrentes do presente contrato.</w:t>
      </w:r>
    </w:p>
    <w:p w14:paraId="14C56EDC" w14:textId="77777777" w:rsidR="00970808" w:rsidRPr="009C18D9" w:rsidRDefault="00970808" w:rsidP="00970808">
      <w:pPr>
        <w:jc w:val="both"/>
        <w:rPr>
          <w:rFonts w:ascii="Arial" w:hAnsi="Arial" w:cs="Arial"/>
          <w:sz w:val="24"/>
          <w:szCs w:val="24"/>
        </w:rPr>
      </w:pPr>
      <w:r w:rsidRPr="009C18D9">
        <w:rPr>
          <w:rFonts w:ascii="Arial" w:hAnsi="Arial" w:cs="Arial"/>
          <w:sz w:val="24"/>
          <w:szCs w:val="24"/>
        </w:rPr>
        <w:t>E por estarem justas e contratadas, as partes assinam o presente contrato em 02 (duas) vias de igual teor e forma, na presença de 02 (duas) testemunhas, para um mesmo fim.</w:t>
      </w:r>
    </w:p>
    <w:p w14:paraId="2A8DD656" w14:textId="77777777" w:rsidR="00970808" w:rsidRPr="009C18D9" w:rsidRDefault="00970808" w:rsidP="00970808">
      <w:pPr>
        <w:jc w:val="both"/>
        <w:rPr>
          <w:rFonts w:ascii="Arial" w:hAnsi="Arial" w:cs="Arial"/>
          <w:sz w:val="24"/>
          <w:szCs w:val="24"/>
        </w:rPr>
      </w:pPr>
    </w:p>
    <w:p w14:paraId="1E647829" w14:textId="337C7225" w:rsidR="00970808" w:rsidRPr="009C18D9" w:rsidRDefault="00970808" w:rsidP="00970808">
      <w:pPr>
        <w:jc w:val="both"/>
        <w:rPr>
          <w:rFonts w:ascii="Arial" w:hAnsi="Arial" w:cs="Arial"/>
          <w:sz w:val="24"/>
          <w:szCs w:val="24"/>
        </w:rPr>
      </w:pPr>
      <w:r w:rsidRPr="009C18D9">
        <w:rPr>
          <w:rFonts w:ascii="Arial" w:hAnsi="Arial" w:cs="Arial"/>
          <w:sz w:val="24"/>
          <w:szCs w:val="24"/>
        </w:rPr>
        <w:t>Contagem (MG</w:t>
      </w:r>
      <w:r w:rsidR="007E6972" w:rsidRPr="009C18D9">
        <w:rPr>
          <w:rFonts w:ascii="Arial" w:hAnsi="Arial" w:cs="Arial"/>
          <w:sz w:val="24"/>
          <w:szCs w:val="24"/>
        </w:rPr>
        <w:t xml:space="preserve">) </w:t>
      </w:r>
      <w:proofErr w:type="spellStart"/>
      <w:r w:rsidR="00DC1742" w:rsidRPr="009C18D9">
        <w:rPr>
          <w:rFonts w:ascii="Arial" w:hAnsi="Arial" w:cs="Arial"/>
          <w:sz w:val="24"/>
          <w:szCs w:val="24"/>
        </w:rPr>
        <w:t>xx</w:t>
      </w:r>
      <w:proofErr w:type="spellEnd"/>
      <w:r w:rsidR="007E6972" w:rsidRPr="009C18D9">
        <w:rPr>
          <w:rFonts w:ascii="Arial" w:hAnsi="Arial" w:cs="Arial"/>
          <w:sz w:val="24"/>
          <w:szCs w:val="24"/>
        </w:rPr>
        <w:t xml:space="preserve"> de </w:t>
      </w:r>
      <w:proofErr w:type="spellStart"/>
      <w:r w:rsidR="00DC1742" w:rsidRPr="009C18D9">
        <w:rPr>
          <w:rFonts w:ascii="Arial" w:hAnsi="Arial" w:cs="Arial"/>
          <w:sz w:val="24"/>
          <w:szCs w:val="24"/>
        </w:rPr>
        <w:t>xxxxx</w:t>
      </w:r>
      <w:proofErr w:type="spellEnd"/>
      <w:r w:rsidR="007E6972" w:rsidRPr="009C18D9">
        <w:rPr>
          <w:rFonts w:ascii="Arial" w:hAnsi="Arial" w:cs="Arial"/>
          <w:sz w:val="24"/>
          <w:szCs w:val="24"/>
        </w:rPr>
        <w:t xml:space="preserve"> de 2025.</w:t>
      </w:r>
    </w:p>
    <w:p w14:paraId="0F628B59" w14:textId="77777777" w:rsidR="00970808" w:rsidRPr="009C18D9" w:rsidRDefault="00970808" w:rsidP="00970808">
      <w:pPr>
        <w:jc w:val="both"/>
        <w:rPr>
          <w:rFonts w:ascii="Arial" w:hAnsi="Arial" w:cs="Arial"/>
          <w:sz w:val="24"/>
          <w:szCs w:val="24"/>
        </w:rPr>
      </w:pPr>
    </w:p>
    <w:p w14:paraId="52888FA0" w14:textId="77777777" w:rsidR="00970808" w:rsidRPr="009C18D9" w:rsidRDefault="00970808" w:rsidP="00970808">
      <w:pPr>
        <w:jc w:val="both"/>
        <w:rPr>
          <w:rFonts w:ascii="Arial" w:hAnsi="Arial" w:cs="Arial"/>
          <w:sz w:val="24"/>
          <w:szCs w:val="24"/>
        </w:rPr>
      </w:pPr>
    </w:p>
    <w:p w14:paraId="5BFAD31A" w14:textId="77777777" w:rsidR="00970808" w:rsidRPr="009C18D9" w:rsidRDefault="00970808" w:rsidP="00970808">
      <w:pPr>
        <w:jc w:val="both"/>
        <w:rPr>
          <w:rFonts w:ascii="Arial" w:hAnsi="Arial" w:cs="Arial"/>
          <w:sz w:val="24"/>
          <w:szCs w:val="24"/>
        </w:rPr>
      </w:pPr>
    </w:p>
    <w:tbl>
      <w:tblPr>
        <w:tblW w:w="0" w:type="auto"/>
        <w:tblLook w:val="04A0" w:firstRow="1" w:lastRow="0" w:firstColumn="1" w:lastColumn="0" w:noHBand="0" w:noVBand="1"/>
      </w:tblPr>
      <w:tblGrid>
        <w:gridCol w:w="4508"/>
        <w:gridCol w:w="232"/>
        <w:gridCol w:w="3764"/>
      </w:tblGrid>
      <w:tr w:rsidR="009C18D9" w:rsidRPr="009C18D9" w14:paraId="7E6DBF63" w14:textId="77777777" w:rsidTr="00790314">
        <w:trPr>
          <w:trHeight w:val="1098"/>
        </w:trPr>
        <w:tc>
          <w:tcPr>
            <w:tcW w:w="4889" w:type="dxa"/>
            <w:tcBorders>
              <w:bottom w:val="single" w:sz="4" w:space="0" w:color="auto"/>
            </w:tcBorders>
          </w:tcPr>
          <w:p w14:paraId="40816E74" w14:textId="77777777" w:rsidR="00970808" w:rsidRPr="009C18D9" w:rsidRDefault="00970808" w:rsidP="00970808">
            <w:pPr>
              <w:spacing w:line="480" w:lineRule="auto"/>
              <w:jc w:val="both"/>
              <w:rPr>
                <w:rFonts w:ascii="Arial" w:eastAsia="Calibri" w:hAnsi="Arial" w:cs="Arial"/>
                <w:sz w:val="24"/>
                <w:szCs w:val="24"/>
              </w:rPr>
            </w:pPr>
            <w:r w:rsidRPr="009C18D9">
              <w:rPr>
                <w:rFonts w:ascii="Arial" w:eastAsia="Calibri" w:hAnsi="Arial" w:cs="Arial"/>
                <w:sz w:val="24"/>
                <w:szCs w:val="24"/>
              </w:rPr>
              <w:t>CONTRATANTE</w:t>
            </w:r>
          </w:p>
        </w:tc>
        <w:tc>
          <w:tcPr>
            <w:tcW w:w="236" w:type="dxa"/>
          </w:tcPr>
          <w:p w14:paraId="40772218" w14:textId="77777777" w:rsidR="00970808" w:rsidRPr="009C18D9" w:rsidRDefault="00970808" w:rsidP="00970808">
            <w:pPr>
              <w:spacing w:line="480" w:lineRule="auto"/>
              <w:jc w:val="both"/>
              <w:rPr>
                <w:rFonts w:ascii="Arial" w:eastAsia="Calibri" w:hAnsi="Arial" w:cs="Arial"/>
                <w:sz w:val="24"/>
                <w:szCs w:val="24"/>
              </w:rPr>
            </w:pPr>
            <w:r w:rsidRPr="009C18D9">
              <w:rPr>
                <w:rFonts w:ascii="Arial" w:eastAsia="Calibri" w:hAnsi="Arial" w:cs="Arial"/>
                <w:sz w:val="24"/>
                <w:szCs w:val="24"/>
              </w:rPr>
              <w:t xml:space="preserve">       </w:t>
            </w:r>
          </w:p>
        </w:tc>
        <w:tc>
          <w:tcPr>
            <w:tcW w:w="4654" w:type="dxa"/>
            <w:tcBorders>
              <w:bottom w:val="single" w:sz="4" w:space="0" w:color="auto"/>
            </w:tcBorders>
          </w:tcPr>
          <w:p w14:paraId="3563D746" w14:textId="77777777" w:rsidR="00970808" w:rsidRPr="009C18D9" w:rsidRDefault="00970808" w:rsidP="00970808">
            <w:pPr>
              <w:spacing w:line="480" w:lineRule="auto"/>
              <w:jc w:val="both"/>
              <w:rPr>
                <w:rFonts w:ascii="Arial" w:eastAsia="Calibri" w:hAnsi="Arial" w:cs="Arial"/>
                <w:sz w:val="24"/>
                <w:szCs w:val="24"/>
              </w:rPr>
            </w:pPr>
            <w:r w:rsidRPr="009C18D9">
              <w:rPr>
                <w:rFonts w:ascii="Arial" w:eastAsia="Calibri" w:hAnsi="Arial" w:cs="Arial"/>
                <w:sz w:val="24"/>
                <w:szCs w:val="24"/>
              </w:rPr>
              <w:t>CONTRATADA</w:t>
            </w:r>
          </w:p>
          <w:p w14:paraId="52466920" w14:textId="77777777" w:rsidR="00970808" w:rsidRPr="009C18D9" w:rsidRDefault="00970808" w:rsidP="00970808">
            <w:pPr>
              <w:spacing w:line="480" w:lineRule="auto"/>
              <w:jc w:val="both"/>
              <w:rPr>
                <w:rFonts w:ascii="Arial" w:eastAsia="Calibri" w:hAnsi="Arial" w:cs="Arial"/>
                <w:sz w:val="24"/>
                <w:szCs w:val="24"/>
              </w:rPr>
            </w:pPr>
          </w:p>
          <w:p w14:paraId="723BE283" w14:textId="77777777" w:rsidR="00970808" w:rsidRPr="009C18D9" w:rsidRDefault="00970808" w:rsidP="00970808">
            <w:pPr>
              <w:spacing w:line="480" w:lineRule="auto"/>
              <w:jc w:val="both"/>
              <w:rPr>
                <w:rFonts w:ascii="Arial" w:eastAsia="Calibri" w:hAnsi="Arial" w:cs="Arial"/>
                <w:sz w:val="24"/>
                <w:szCs w:val="24"/>
              </w:rPr>
            </w:pPr>
          </w:p>
        </w:tc>
      </w:tr>
      <w:tr w:rsidR="009C18D9" w:rsidRPr="009C18D9" w14:paraId="1514683D" w14:textId="77777777" w:rsidTr="00790314">
        <w:trPr>
          <w:trHeight w:val="717"/>
        </w:trPr>
        <w:tc>
          <w:tcPr>
            <w:tcW w:w="4889" w:type="dxa"/>
            <w:tcBorders>
              <w:top w:val="single" w:sz="4" w:space="0" w:color="auto"/>
            </w:tcBorders>
          </w:tcPr>
          <w:p w14:paraId="53542649" w14:textId="1E0C0E43" w:rsidR="00970808" w:rsidRPr="009C18D9" w:rsidRDefault="00DC1742" w:rsidP="00970808">
            <w:pPr>
              <w:jc w:val="both"/>
              <w:rPr>
                <w:rFonts w:ascii="Arial" w:eastAsia="Calibri" w:hAnsi="Arial" w:cs="Arial"/>
                <w:b/>
                <w:sz w:val="24"/>
                <w:szCs w:val="24"/>
              </w:rPr>
            </w:pPr>
            <w:proofErr w:type="spellStart"/>
            <w:r w:rsidRPr="009C18D9">
              <w:rPr>
                <w:rFonts w:ascii="Arial" w:hAnsi="Arial" w:cs="Arial"/>
                <w:b/>
                <w:bCs/>
                <w:sz w:val="24"/>
                <w:szCs w:val="24"/>
              </w:rPr>
              <w:t>xxxxxxxxxxxxxxxxxxxxxxxxxx</w:t>
            </w:r>
            <w:proofErr w:type="spellEnd"/>
          </w:p>
        </w:tc>
        <w:tc>
          <w:tcPr>
            <w:tcW w:w="236" w:type="dxa"/>
          </w:tcPr>
          <w:p w14:paraId="5E4D98F5" w14:textId="77777777" w:rsidR="00970808" w:rsidRPr="009C18D9" w:rsidRDefault="00970808" w:rsidP="00970808">
            <w:pPr>
              <w:jc w:val="both"/>
              <w:rPr>
                <w:rFonts w:ascii="Arial" w:eastAsia="Calibri" w:hAnsi="Arial" w:cs="Arial"/>
                <w:b/>
                <w:sz w:val="24"/>
                <w:szCs w:val="24"/>
              </w:rPr>
            </w:pPr>
          </w:p>
        </w:tc>
        <w:tc>
          <w:tcPr>
            <w:tcW w:w="4654" w:type="dxa"/>
            <w:tcBorders>
              <w:top w:val="single" w:sz="4" w:space="0" w:color="auto"/>
            </w:tcBorders>
          </w:tcPr>
          <w:p w14:paraId="61F1D20F" w14:textId="3FC850FC" w:rsidR="00970808" w:rsidRPr="009C18D9" w:rsidRDefault="00970808" w:rsidP="00970808">
            <w:pPr>
              <w:jc w:val="both"/>
              <w:rPr>
                <w:rFonts w:ascii="Arial" w:hAnsi="Arial" w:cs="Arial"/>
                <w:b/>
                <w:sz w:val="24"/>
                <w:szCs w:val="24"/>
              </w:rPr>
            </w:pPr>
            <w:r w:rsidRPr="009C18D9">
              <w:rPr>
                <w:rFonts w:ascii="Arial" w:hAnsi="Arial" w:cs="Arial"/>
                <w:b/>
                <w:sz w:val="24"/>
                <w:szCs w:val="24"/>
              </w:rPr>
              <w:t xml:space="preserve">PROMOVER </w:t>
            </w:r>
            <w:r w:rsidR="00F51FE0" w:rsidRPr="009C18D9">
              <w:rPr>
                <w:rFonts w:ascii="Arial" w:hAnsi="Arial" w:cs="Arial"/>
                <w:b/>
                <w:sz w:val="24"/>
                <w:szCs w:val="24"/>
              </w:rPr>
              <w:t>VIGILANCIA PATRIMONIAL LTDA.</w:t>
            </w:r>
          </w:p>
        </w:tc>
      </w:tr>
      <w:tr w:rsidR="009C18D9" w:rsidRPr="009C18D9" w14:paraId="516C3498" w14:textId="77777777" w:rsidTr="00790314">
        <w:trPr>
          <w:trHeight w:val="1404"/>
        </w:trPr>
        <w:tc>
          <w:tcPr>
            <w:tcW w:w="9779" w:type="dxa"/>
            <w:gridSpan w:val="3"/>
          </w:tcPr>
          <w:p w14:paraId="54CFA96D" w14:textId="77777777" w:rsidR="00970808" w:rsidRPr="009C18D9" w:rsidRDefault="00970808" w:rsidP="00970808">
            <w:pPr>
              <w:jc w:val="both"/>
              <w:rPr>
                <w:rFonts w:ascii="Arial" w:eastAsia="Calibri" w:hAnsi="Arial" w:cs="Arial"/>
                <w:sz w:val="24"/>
                <w:szCs w:val="24"/>
              </w:rPr>
            </w:pPr>
          </w:p>
          <w:p w14:paraId="3DA3AA77" w14:textId="77777777" w:rsidR="00970808" w:rsidRPr="009C18D9" w:rsidRDefault="00970808" w:rsidP="00970808">
            <w:pPr>
              <w:jc w:val="both"/>
              <w:rPr>
                <w:rFonts w:ascii="Arial" w:eastAsia="Calibri" w:hAnsi="Arial" w:cs="Arial"/>
                <w:sz w:val="24"/>
                <w:szCs w:val="24"/>
              </w:rPr>
            </w:pPr>
          </w:p>
          <w:p w14:paraId="4ACF7856" w14:textId="77777777" w:rsidR="00970808" w:rsidRPr="009C18D9" w:rsidRDefault="00970808" w:rsidP="00970808">
            <w:pPr>
              <w:jc w:val="both"/>
              <w:rPr>
                <w:rFonts w:ascii="Arial" w:eastAsia="Calibri" w:hAnsi="Arial" w:cs="Arial"/>
                <w:sz w:val="24"/>
                <w:szCs w:val="24"/>
              </w:rPr>
            </w:pPr>
            <w:r w:rsidRPr="009C18D9">
              <w:rPr>
                <w:rFonts w:ascii="Arial" w:eastAsia="Calibri" w:hAnsi="Arial" w:cs="Arial"/>
                <w:sz w:val="24"/>
                <w:szCs w:val="24"/>
              </w:rPr>
              <w:t>TESTEMUNHAS:</w:t>
            </w:r>
          </w:p>
          <w:p w14:paraId="2650E49F" w14:textId="77777777" w:rsidR="00970808" w:rsidRPr="009C18D9" w:rsidRDefault="00970808" w:rsidP="00970808">
            <w:pPr>
              <w:jc w:val="both"/>
              <w:rPr>
                <w:rFonts w:ascii="Arial" w:eastAsia="Calibri" w:hAnsi="Arial" w:cs="Arial"/>
                <w:sz w:val="24"/>
                <w:szCs w:val="24"/>
              </w:rPr>
            </w:pPr>
          </w:p>
          <w:p w14:paraId="085F7730" w14:textId="77777777" w:rsidR="00970808" w:rsidRPr="009C18D9" w:rsidRDefault="00970808" w:rsidP="00970808">
            <w:pPr>
              <w:jc w:val="both"/>
              <w:rPr>
                <w:rFonts w:ascii="Arial" w:eastAsia="Calibri" w:hAnsi="Arial" w:cs="Arial"/>
                <w:sz w:val="24"/>
                <w:szCs w:val="24"/>
              </w:rPr>
            </w:pPr>
          </w:p>
        </w:tc>
      </w:tr>
      <w:tr w:rsidR="00970808" w:rsidRPr="009C18D9" w14:paraId="107A06CB" w14:textId="77777777" w:rsidTr="00790314">
        <w:tc>
          <w:tcPr>
            <w:tcW w:w="4889" w:type="dxa"/>
            <w:tcBorders>
              <w:top w:val="single" w:sz="4" w:space="0" w:color="auto"/>
            </w:tcBorders>
          </w:tcPr>
          <w:p w14:paraId="3F2A81FC" w14:textId="77777777" w:rsidR="00970808" w:rsidRPr="009C18D9" w:rsidRDefault="00970808" w:rsidP="00970808">
            <w:pPr>
              <w:jc w:val="both"/>
              <w:rPr>
                <w:rFonts w:ascii="Arial" w:eastAsia="Calibri" w:hAnsi="Arial" w:cs="Arial"/>
                <w:sz w:val="24"/>
                <w:szCs w:val="24"/>
              </w:rPr>
            </w:pPr>
            <w:r w:rsidRPr="009C18D9">
              <w:rPr>
                <w:rFonts w:ascii="Arial" w:eastAsia="Calibri" w:hAnsi="Arial" w:cs="Arial"/>
                <w:sz w:val="24"/>
                <w:szCs w:val="24"/>
              </w:rPr>
              <w:t>Nome:</w:t>
            </w:r>
          </w:p>
          <w:p w14:paraId="5CC9876C" w14:textId="77777777" w:rsidR="00970808" w:rsidRPr="009C18D9" w:rsidRDefault="00970808" w:rsidP="00970808">
            <w:pPr>
              <w:jc w:val="both"/>
              <w:rPr>
                <w:rFonts w:ascii="Arial" w:eastAsia="Calibri" w:hAnsi="Arial" w:cs="Arial"/>
                <w:sz w:val="24"/>
                <w:szCs w:val="24"/>
              </w:rPr>
            </w:pPr>
          </w:p>
          <w:p w14:paraId="3A5D2322" w14:textId="77777777" w:rsidR="00970808" w:rsidRPr="009C18D9" w:rsidRDefault="00970808" w:rsidP="00970808">
            <w:pPr>
              <w:jc w:val="both"/>
              <w:rPr>
                <w:rFonts w:ascii="Arial" w:eastAsia="Calibri" w:hAnsi="Arial" w:cs="Arial"/>
                <w:sz w:val="24"/>
                <w:szCs w:val="24"/>
              </w:rPr>
            </w:pPr>
            <w:r w:rsidRPr="009C18D9">
              <w:rPr>
                <w:rFonts w:ascii="Arial" w:eastAsia="Calibri" w:hAnsi="Arial" w:cs="Arial"/>
                <w:sz w:val="24"/>
                <w:szCs w:val="24"/>
              </w:rPr>
              <w:t>CPF:</w:t>
            </w:r>
            <w:r w:rsidRPr="009C18D9">
              <w:rPr>
                <w:rFonts w:ascii="Arial" w:eastAsia="Calibri" w:hAnsi="Arial" w:cs="Arial"/>
                <w:sz w:val="24"/>
                <w:szCs w:val="24"/>
              </w:rPr>
              <w:tab/>
            </w:r>
          </w:p>
        </w:tc>
        <w:tc>
          <w:tcPr>
            <w:tcW w:w="236" w:type="dxa"/>
          </w:tcPr>
          <w:p w14:paraId="2219B495" w14:textId="77777777" w:rsidR="00970808" w:rsidRPr="009C18D9" w:rsidRDefault="00970808" w:rsidP="00970808">
            <w:pPr>
              <w:jc w:val="both"/>
              <w:rPr>
                <w:rFonts w:ascii="Arial" w:eastAsia="Calibri" w:hAnsi="Arial" w:cs="Arial"/>
                <w:sz w:val="24"/>
                <w:szCs w:val="24"/>
              </w:rPr>
            </w:pPr>
          </w:p>
        </w:tc>
        <w:tc>
          <w:tcPr>
            <w:tcW w:w="4654" w:type="dxa"/>
            <w:tcBorders>
              <w:top w:val="single" w:sz="4" w:space="0" w:color="auto"/>
            </w:tcBorders>
          </w:tcPr>
          <w:p w14:paraId="4F317AD1" w14:textId="77777777" w:rsidR="00970808" w:rsidRPr="009C18D9" w:rsidRDefault="00970808" w:rsidP="00970808">
            <w:pPr>
              <w:jc w:val="both"/>
              <w:rPr>
                <w:rFonts w:ascii="Arial" w:eastAsia="Calibri" w:hAnsi="Arial" w:cs="Arial"/>
                <w:sz w:val="24"/>
                <w:szCs w:val="24"/>
              </w:rPr>
            </w:pPr>
            <w:r w:rsidRPr="009C18D9">
              <w:rPr>
                <w:rFonts w:ascii="Arial" w:eastAsia="Calibri" w:hAnsi="Arial" w:cs="Arial"/>
                <w:sz w:val="24"/>
                <w:szCs w:val="24"/>
              </w:rPr>
              <w:t>Nome:</w:t>
            </w:r>
          </w:p>
          <w:p w14:paraId="384170BA" w14:textId="77777777" w:rsidR="00970808" w:rsidRPr="009C18D9" w:rsidRDefault="00970808" w:rsidP="00970808">
            <w:pPr>
              <w:jc w:val="both"/>
              <w:rPr>
                <w:rFonts w:ascii="Arial" w:eastAsia="Calibri" w:hAnsi="Arial" w:cs="Arial"/>
                <w:sz w:val="24"/>
                <w:szCs w:val="24"/>
              </w:rPr>
            </w:pPr>
          </w:p>
          <w:p w14:paraId="418E7061" w14:textId="77777777" w:rsidR="00970808" w:rsidRPr="009C18D9" w:rsidRDefault="00970808" w:rsidP="00970808">
            <w:pPr>
              <w:jc w:val="both"/>
              <w:rPr>
                <w:rFonts w:ascii="Arial" w:eastAsia="Calibri" w:hAnsi="Arial" w:cs="Arial"/>
                <w:sz w:val="24"/>
                <w:szCs w:val="24"/>
              </w:rPr>
            </w:pPr>
            <w:r w:rsidRPr="009C18D9">
              <w:rPr>
                <w:rFonts w:ascii="Arial" w:eastAsia="Calibri" w:hAnsi="Arial" w:cs="Arial"/>
                <w:sz w:val="24"/>
                <w:szCs w:val="24"/>
              </w:rPr>
              <w:t>CPF:</w:t>
            </w:r>
            <w:r w:rsidRPr="009C18D9">
              <w:rPr>
                <w:rFonts w:ascii="Arial" w:eastAsia="Calibri" w:hAnsi="Arial" w:cs="Arial"/>
                <w:sz w:val="24"/>
                <w:szCs w:val="24"/>
              </w:rPr>
              <w:tab/>
            </w:r>
          </w:p>
        </w:tc>
      </w:tr>
    </w:tbl>
    <w:p w14:paraId="7F412AE7" w14:textId="0217D7F5" w:rsidR="00790314" w:rsidRPr="009C18D9" w:rsidRDefault="00790314" w:rsidP="00970808">
      <w:pPr>
        <w:jc w:val="both"/>
        <w:rPr>
          <w:rFonts w:ascii="Arial" w:hAnsi="Arial" w:cs="Arial"/>
          <w:sz w:val="24"/>
          <w:szCs w:val="24"/>
        </w:rPr>
      </w:pPr>
    </w:p>
    <w:p w14:paraId="67C4852E" w14:textId="793611DF" w:rsidR="00790314" w:rsidRPr="009C18D9" w:rsidRDefault="00790314" w:rsidP="00970808">
      <w:pPr>
        <w:jc w:val="both"/>
        <w:rPr>
          <w:rFonts w:ascii="Arial" w:hAnsi="Arial" w:cs="Arial"/>
          <w:sz w:val="24"/>
          <w:szCs w:val="24"/>
        </w:rPr>
      </w:pPr>
    </w:p>
    <w:p w14:paraId="089834E1" w14:textId="52314087" w:rsidR="00790314" w:rsidRPr="009C18D9" w:rsidRDefault="00790314" w:rsidP="00970808">
      <w:pPr>
        <w:jc w:val="both"/>
        <w:rPr>
          <w:rFonts w:ascii="Arial" w:hAnsi="Arial" w:cs="Arial"/>
          <w:sz w:val="24"/>
          <w:szCs w:val="24"/>
        </w:rPr>
      </w:pPr>
    </w:p>
    <w:sectPr w:rsidR="00790314" w:rsidRPr="009C18D9" w:rsidSect="00127534">
      <w:headerReference w:type="default" r:id="rId11"/>
      <w:pgSz w:w="11906" w:h="16838"/>
      <w:pgMar w:top="1701" w:right="1701" w:bottom="1985"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0" w:author="Gabriela Dantas Gaspar" w:date="2025-02-17T16:18:00Z" w:initials="GD">
    <w:p w14:paraId="45BB919B" w14:textId="77777777" w:rsidR="00790314" w:rsidRDefault="00790314" w:rsidP="008D3E2E">
      <w:pPr>
        <w:pStyle w:val="Textodecomentrio"/>
      </w:pPr>
      <w:r>
        <w:rPr>
          <w:rStyle w:val="Refdecomentrio"/>
        </w:rPr>
        <w:annotationRef/>
      </w:r>
      <w:r>
        <w:t xml:space="preserve">Atenção ao foro de eleição.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BB919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05E758" w16cex:dateUtc="2025-02-17T19: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BB919B" w16cid:durableId="4505E75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2ABE96" w14:textId="77777777" w:rsidR="00476AB8" w:rsidRDefault="00476AB8" w:rsidP="00B9577F">
      <w:pPr>
        <w:spacing w:after="0" w:line="240" w:lineRule="auto"/>
      </w:pPr>
      <w:r>
        <w:separator/>
      </w:r>
    </w:p>
  </w:endnote>
  <w:endnote w:type="continuationSeparator" w:id="0">
    <w:p w14:paraId="78F463C8" w14:textId="77777777" w:rsidR="00476AB8" w:rsidRDefault="00476AB8" w:rsidP="00B957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arlett">
    <w:panose1 w:val="00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Avalon">
    <w:altName w:val="Calibri"/>
    <w:charset w:val="00"/>
    <w:family w:val="auto"/>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7E25EF" w14:textId="77777777" w:rsidR="00476AB8" w:rsidRDefault="00476AB8" w:rsidP="00B9577F">
      <w:pPr>
        <w:spacing w:after="0" w:line="240" w:lineRule="auto"/>
      </w:pPr>
      <w:r>
        <w:separator/>
      </w:r>
    </w:p>
  </w:footnote>
  <w:footnote w:type="continuationSeparator" w:id="0">
    <w:p w14:paraId="70712C21" w14:textId="77777777" w:rsidR="00476AB8" w:rsidRDefault="00476AB8" w:rsidP="00B957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AC05A" w14:textId="5F372762" w:rsidR="00790314" w:rsidRDefault="00790314">
    <w:pPr>
      <w:pStyle w:val="Cabealho"/>
    </w:pPr>
    <w:r>
      <w:rPr>
        <w:noProof/>
        <w:lang w:eastAsia="pt-BR"/>
      </w:rPr>
      <w:drawing>
        <wp:anchor distT="0" distB="0" distL="114300" distR="114300" simplePos="0" relativeHeight="251658240" behindDoc="1" locked="0" layoutInCell="1" allowOverlap="1" wp14:anchorId="61EECF6A" wp14:editId="66299E2D">
          <wp:simplePos x="0" y="0"/>
          <wp:positionH relativeFrom="page">
            <wp:align>right</wp:align>
          </wp:positionH>
          <wp:positionV relativeFrom="paragraph">
            <wp:posOffset>-449581</wp:posOffset>
          </wp:positionV>
          <wp:extent cx="7551703" cy="10677525"/>
          <wp:effectExtent l="0" t="0" r="0" b="0"/>
          <wp:wrapNone/>
          <wp:docPr id="1140510843" name="Imagem 1" descr="Logotipo, Ícone&#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510843" name="Imagem 1" descr="Logotipo, Ícone&#10;&#10;Descrição gerada automaticamente"/>
                  <pic:cNvPicPr/>
                </pic:nvPicPr>
                <pic:blipFill>
                  <a:blip r:embed="rId1">
                    <a:extLst>
                      <a:ext uri="{28A0092B-C50C-407E-A947-70E740481C1C}">
                        <a14:useLocalDpi xmlns:a14="http://schemas.microsoft.com/office/drawing/2010/main" val="0"/>
                      </a:ext>
                    </a:extLst>
                  </a:blip>
                  <a:stretch>
                    <a:fillRect/>
                  </a:stretch>
                </pic:blipFill>
                <pic:spPr>
                  <a:xfrm>
                    <a:off x="0" y="0"/>
                    <a:ext cx="7551703" cy="10677525"/>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9220F"/>
    <w:multiLevelType w:val="hybridMultilevel"/>
    <w:tmpl w:val="BF04A0B8"/>
    <w:lvl w:ilvl="0" w:tplc="0416000B">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abstractNum w:abstractNumId="1" w15:restartNumberingAfterBreak="0">
    <w:nsid w:val="2DFA11AB"/>
    <w:multiLevelType w:val="hybridMultilevel"/>
    <w:tmpl w:val="C612560C"/>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336C76DE"/>
    <w:multiLevelType w:val="hybridMultilevel"/>
    <w:tmpl w:val="D4405C3A"/>
    <w:lvl w:ilvl="0" w:tplc="04160003">
      <w:start w:val="1"/>
      <w:numFmt w:val="bullet"/>
      <w:lvlText w:val="o"/>
      <w:lvlJc w:val="left"/>
      <w:pPr>
        <w:ind w:left="720" w:hanging="360"/>
      </w:pPr>
      <w:rPr>
        <w:rFonts w:ascii="Courier New" w:hAnsi="Courier New" w:cs="Courier New"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Marlett" w:hAnsi="Marlett"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Marlett" w:hAnsi="Marlett"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Marlett" w:hAnsi="Marlett" w:hint="default"/>
      </w:rPr>
    </w:lvl>
  </w:abstractNum>
  <w:abstractNum w:abstractNumId="3" w15:restartNumberingAfterBreak="0">
    <w:nsid w:val="464628C3"/>
    <w:multiLevelType w:val="multilevel"/>
    <w:tmpl w:val="1AF2292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1080" w:hanging="360"/>
      </w:pPr>
      <w:rPr>
        <w:rFonts w:ascii="Noto Sans Symbols" w:eastAsia="Noto Sans Symbols" w:hAnsi="Noto Sans Symbols" w:cs="Noto Sans Symbols"/>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
      <w:lvlJc w:val="left"/>
      <w:pPr>
        <w:ind w:left="1800" w:hanging="360"/>
      </w:pPr>
      <w:rPr>
        <w:rFonts w:ascii="Noto Sans Symbols" w:eastAsia="Noto Sans Symbols" w:hAnsi="Noto Sans Symbols" w:cs="Noto Sans Symbols"/>
      </w:rPr>
    </w:lvl>
    <w:lvl w:ilvl="5">
      <w:start w:val="1"/>
      <w:numFmt w:val="bullet"/>
      <w:lvlText w:val="⮚"/>
      <w:lvlJc w:val="left"/>
      <w:pPr>
        <w:ind w:left="2160" w:hanging="360"/>
      </w:pPr>
      <w:rPr>
        <w:rFonts w:ascii="Noto Sans Symbols" w:eastAsia="Noto Sans Symbols" w:hAnsi="Noto Sans Symbols" w:cs="Noto Sans Symbols"/>
      </w:rPr>
    </w:lvl>
    <w:lvl w:ilvl="6">
      <w:start w:val="1"/>
      <w:numFmt w:val="bullet"/>
      <w:lvlText w:val="▪"/>
      <w:lvlJc w:val="left"/>
      <w:pPr>
        <w:ind w:left="2520" w:hanging="360"/>
      </w:pPr>
      <w:rPr>
        <w:rFonts w:ascii="Noto Sans Symbols" w:eastAsia="Noto Sans Symbols" w:hAnsi="Noto Sans Symbols" w:cs="Noto Sans Symbols"/>
      </w:rPr>
    </w:lvl>
    <w:lvl w:ilvl="7">
      <w:start w:val="1"/>
      <w:numFmt w:val="bullet"/>
      <w:lvlText w:val="●"/>
      <w:lvlJc w:val="left"/>
      <w:pPr>
        <w:ind w:left="2880" w:hanging="360"/>
      </w:pPr>
      <w:rPr>
        <w:rFonts w:ascii="Noto Sans Symbols" w:eastAsia="Noto Sans Symbols" w:hAnsi="Noto Sans Symbols" w:cs="Noto Sans Symbols"/>
      </w:rPr>
    </w:lvl>
    <w:lvl w:ilvl="8">
      <w:start w:val="1"/>
      <w:numFmt w:val="bullet"/>
      <w:lvlText w:val="♦"/>
      <w:lvlJc w:val="left"/>
      <w:pPr>
        <w:ind w:left="3240" w:hanging="360"/>
      </w:pPr>
      <w:rPr>
        <w:rFonts w:ascii="Noto Sans Symbols" w:eastAsia="Noto Sans Symbols" w:hAnsi="Noto Sans Symbols" w:cs="Noto Sans Symbols"/>
      </w:rPr>
    </w:lvl>
  </w:abstractNum>
  <w:abstractNum w:abstractNumId="4" w15:restartNumberingAfterBreak="0">
    <w:nsid w:val="4674086E"/>
    <w:multiLevelType w:val="hybridMultilevel"/>
    <w:tmpl w:val="3710B40C"/>
    <w:lvl w:ilvl="0" w:tplc="0416000F">
      <w:start w:val="1"/>
      <w:numFmt w:val="decimal"/>
      <w:lvlText w:val="%1."/>
      <w:lvlJc w:val="left"/>
      <w:pPr>
        <w:tabs>
          <w:tab w:val="num" w:pos="720"/>
        </w:tabs>
        <w:ind w:left="720" w:hanging="360"/>
      </w:p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5" w15:restartNumberingAfterBreak="0">
    <w:nsid w:val="50284721"/>
    <w:multiLevelType w:val="hybridMultilevel"/>
    <w:tmpl w:val="186C53F4"/>
    <w:lvl w:ilvl="0" w:tplc="0416000F">
      <w:start w:val="1"/>
      <w:numFmt w:val="decimal"/>
      <w:lvlText w:val="%1."/>
      <w:lvlJc w:val="left"/>
      <w:pPr>
        <w:tabs>
          <w:tab w:val="num" w:pos="720"/>
        </w:tabs>
        <w:ind w:left="720" w:hanging="360"/>
      </w:p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6" w15:restartNumberingAfterBreak="0">
    <w:nsid w:val="537D2543"/>
    <w:multiLevelType w:val="hybridMultilevel"/>
    <w:tmpl w:val="4D6CBAEC"/>
    <w:lvl w:ilvl="0" w:tplc="7BFE5782">
      <w:start w:val="1"/>
      <w:numFmt w:val="decimal"/>
      <w:pStyle w:val="ZARGOS"/>
      <w:lvlText w:val="%1."/>
      <w:lvlJc w:val="left"/>
      <w:pPr>
        <w:tabs>
          <w:tab w:val="num" w:pos="720"/>
        </w:tabs>
        <w:ind w:left="720" w:hanging="360"/>
      </w:pPr>
      <w:rPr>
        <w:rFonts w:hint="default"/>
        <w:b w:val="0"/>
        <w:i w:val="0"/>
        <w:sz w:val="24"/>
        <w:szCs w:val="24"/>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7" w15:restartNumberingAfterBreak="0">
    <w:nsid w:val="637B382D"/>
    <w:multiLevelType w:val="multilevel"/>
    <w:tmpl w:val="CD2A5D9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AFE6881"/>
    <w:multiLevelType w:val="multilevel"/>
    <w:tmpl w:val="D5D4B1A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720" w:hanging="360"/>
      </w:pPr>
      <w:rPr>
        <w:rFonts w:ascii="Noto Sans Symbols" w:eastAsia="Noto Sans Symbols" w:hAnsi="Noto Sans Symbols" w:cs="Noto Sans Symbols"/>
      </w:rPr>
    </w:lvl>
    <w:lvl w:ilvl="2">
      <w:start w:val="1"/>
      <w:numFmt w:val="bullet"/>
      <w:lvlText w:val="▪"/>
      <w:lvlJc w:val="left"/>
      <w:pPr>
        <w:ind w:left="1080" w:hanging="360"/>
      </w:pPr>
      <w:rPr>
        <w:rFonts w:ascii="Noto Sans Symbols" w:eastAsia="Noto Sans Symbols" w:hAnsi="Noto Sans Symbols" w:cs="Noto Sans Symbols"/>
      </w:rPr>
    </w:lvl>
    <w:lvl w:ilvl="3">
      <w:start w:val="1"/>
      <w:numFmt w:val="bullet"/>
      <w:lvlText w:val="●"/>
      <w:lvlJc w:val="left"/>
      <w:pPr>
        <w:ind w:left="1440" w:hanging="360"/>
      </w:pPr>
      <w:rPr>
        <w:rFonts w:ascii="Noto Sans Symbols" w:eastAsia="Noto Sans Symbols" w:hAnsi="Noto Sans Symbols" w:cs="Noto Sans Symbols"/>
      </w:rPr>
    </w:lvl>
    <w:lvl w:ilvl="4">
      <w:start w:val="1"/>
      <w:numFmt w:val="bullet"/>
      <w:lvlText w:val="♦"/>
      <w:lvlJc w:val="left"/>
      <w:pPr>
        <w:ind w:left="1800" w:hanging="360"/>
      </w:pPr>
      <w:rPr>
        <w:rFonts w:ascii="Noto Sans Symbols" w:eastAsia="Noto Sans Symbols" w:hAnsi="Noto Sans Symbols" w:cs="Noto Sans Symbols"/>
      </w:rPr>
    </w:lvl>
    <w:lvl w:ilvl="5">
      <w:start w:val="1"/>
      <w:numFmt w:val="bullet"/>
      <w:lvlText w:val="⮚"/>
      <w:lvlJc w:val="left"/>
      <w:pPr>
        <w:ind w:left="2160" w:hanging="360"/>
      </w:pPr>
      <w:rPr>
        <w:rFonts w:ascii="Noto Sans Symbols" w:eastAsia="Noto Sans Symbols" w:hAnsi="Noto Sans Symbols" w:cs="Noto Sans Symbols"/>
      </w:rPr>
    </w:lvl>
    <w:lvl w:ilvl="6">
      <w:start w:val="1"/>
      <w:numFmt w:val="bullet"/>
      <w:lvlText w:val="▪"/>
      <w:lvlJc w:val="left"/>
      <w:pPr>
        <w:ind w:left="2520" w:hanging="360"/>
      </w:pPr>
      <w:rPr>
        <w:rFonts w:ascii="Noto Sans Symbols" w:eastAsia="Noto Sans Symbols" w:hAnsi="Noto Sans Symbols" w:cs="Noto Sans Symbols"/>
      </w:rPr>
    </w:lvl>
    <w:lvl w:ilvl="7">
      <w:start w:val="1"/>
      <w:numFmt w:val="bullet"/>
      <w:lvlText w:val="●"/>
      <w:lvlJc w:val="left"/>
      <w:pPr>
        <w:ind w:left="2880" w:hanging="360"/>
      </w:pPr>
      <w:rPr>
        <w:rFonts w:ascii="Noto Sans Symbols" w:eastAsia="Noto Sans Symbols" w:hAnsi="Noto Sans Symbols" w:cs="Noto Sans Symbols"/>
      </w:rPr>
    </w:lvl>
    <w:lvl w:ilvl="8">
      <w:start w:val="1"/>
      <w:numFmt w:val="bullet"/>
      <w:lvlText w:val="♦"/>
      <w:lvlJc w:val="left"/>
      <w:pPr>
        <w:ind w:left="3240" w:hanging="360"/>
      </w:pPr>
      <w:rPr>
        <w:rFonts w:ascii="Noto Sans Symbols" w:eastAsia="Noto Sans Symbols" w:hAnsi="Noto Sans Symbols" w:cs="Noto Sans Symbols"/>
      </w:rPr>
    </w:lvl>
  </w:abstractNum>
  <w:abstractNum w:abstractNumId="9" w15:restartNumberingAfterBreak="0">
    <w:nsid w:val="6DCA2FD4"/>
    <w:multiLevelType w:val="hybridMultilevel"/>
    <w:tmpl w:val="107A8BE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6EC665E1"/>
    <w:multiLevelType w:val="multilevel"/>
    <w:tmpl w:val="5CFA5412"/>
    <w:lvl w:ilvl="0">
      <w:start w:val="2"/>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7A642D59"/>
    <w:multiLevelType w:val="hybridMultilevel"/>
    <w:tmpl w:val="DBB09436"/>
    <w:lvl w:ilvl="0" w:tplc="0416000D">
      <w:start w:val="1"/>
      <w:numFmt w:val="bullet"/>
      <w:lvlText w:val=""/>
      <w:lvlJc w:val="left"/>
      <w:pPr>
        <w:ind w:left="1440" w:hanging="360"/>
      </w:pPr>
      <w:rPr>
        <w:rFonts w:ascii="Wingdings" w:hAnsi="Wingdings" w:hint="default"/>
      </w:rPr>
    </w:lvl>
    <w:lvl w:ilvl="1" w:tplc="04160003" w:tentative="1">
      <w:start w:val="1"/>
      <w:numFmt w:val="bullet"/>
      <w:lvlText w:val="o"/>
      <w:lvlJc w:val="left"/>
      <w:pPr>
        <w:ind w:left="2160" w:hanging="360"/>
      </w:pPr>
      <w:rPr>
        <w:rFonts w:ascii="Courier New" w:hAnsi="Courier New" w:cs="Courier New" w:hint="default"/>
      </w:rPr>
    </w:lvl>
    <w:lvl w:ilvl="2" w:tplc="04160005" w:tentative="1">
      <w:start w:val="1"/>
      <w:numFmt w:val="bullet"/>
      <w:lvlText w:val=""/>
      <w:lvlJc w:val="left"/>
      <w:pPr>
        <w:ind w:left="2880" w:hanging="360"/>
      </w:pPr>
      <w:rPr>
        <w:rFonts w:ascii="Wingdings" w:hAnsi="Wingdings" w:hint="default"/>
      </w:rPr>
    </w:lvl>
    <w:lvl w:ilvl="3" w:tplc="04160001" w:tentative="1">
      <w:start w:val="1"/>
      <w:numFmt w:val="bullet"/>
      <w:lvlText w:val=""/>
      <w:lvlJc w:val="left"/>
      <w:pPr>
        <w:ind w:left="3600" w:hanging="360"/>
      </w:pPr>
      <w:rPr>
        <w:rFonts w:ascii="Symbol" w:hAnsi="Symbol" w:hint="default"/>
      </w:rPr>
    </w:lvl>
    <w:lvl w:ilvl="4" w:tplc="04160003" w:tentative="1">
      <w:start w:val="1"/>
      <w:numFmt w:val="bullet"/>
      <w:lvlText w:val="o"/>
      <w:lvlJc w:val="left"/>
      <w:pPr>
        <w:ind w:left="4320" w:hanging="360"/>
      </w:pPr>
      <w:rPr>
        <w:rFonts w:ascii="Courier New" w:hAnsi="Courier New" w:cs="Courier New" w:hint="default"/>
      </w:rPr>
    </w:lvl>
    <w:lvl w:ilvl="5" w:tplc="04160005" w:tentative="1">
      <w:start w:val="1"/>
      <w:numFmt w:val="bullet"/>
      <w:lvlText w:val=""/>
      <w:lvlJc w:val="left"/>
      <w:pPr>
        <w:ind w:left="5040" w:hanging="360"/>
      </w:pPr>
      <w:rPr>
        <w:rFonts w:ascii="Wingdings" w:hAnsi="Wingdings" w:hint="default"/>
      </w:rPr>
    </w:lvl>
    <w:lvl w:ilvl="6" w:tplc="04160001" w:tentative="1">
      <w:start w:val="1"/>
      <w:numFmt w:val="bullet"/>
      <w:lvlText w:val=""/>
      <w:lvlJc w:val="left"/>
      <w:pPr>
        <w:ind w:left="5760" w:hanging="360"/>
      </w:pPr>
      <w:rPr>
        <w:rFonts w:ascii="Symbol" w:hAnsi="Symbol" w:hint="default"/>
      </w:rPr>
    </w:lvl>
    <w:lvl w:ilvl="7" w:tplc="04160003" w:tentative="1">
      <w:start w:val="1"/>
      <w:numFmt w:val="bullet"/>
      <w:lvlText w:val="o"/>
      <w:lvlJc w:val="left"/>
      <w:pPr>
        <w:ind w:left="6480" w:hanging="360"/>
      </w:pPr>
      <w:rPr>
        <w:rFonts w:ascii="Courier New" w:hAnsi="Courier New" w:cs="Courier New" w:hint="default"/>
      </w:rPr>
    </w:lvl>
    <w:lvl w:ilvl="8" w:tplc="04160005" w:tentative="1">
      <w:start w:val="1"/>
      <w:numFmt w:val="bullet"/>
      <w:lvlText w:val=""/>
      <w:lvlJc w:val="left"/>
      <w:pPr>
        <w:ind w:left="7200" w:hanging="360"/>
      </w:pPr>
      <w:rPr>
        <w:rFonts w:ascii="Wingdings" w:hAnsi="Wingdings" w:hint="default"/>
      </w:rPr>
    </w:lvl>
  </w:abstractNum>
  <w:num w:numId="1" w16cid:durableId="48379908">
    <w:abstractNumId w:val="5"/>
  </w:num>
  <w:num w:numId="2" w16cid:durableId="2070574975">
    <w:abstractNumId w:val="4"/>
  </w:num>
  <w:num w:numId="3" w16cid:durableId="1418361902">
    <w:abstractNumId w:val="6"/>
  </w:num>
  <w:num w:numId="4" w16cid:durableId="1518539046">
    <w:abstractNumId w:val="6"/>
    <w:lvlOverride w:ilvl="0">
      <w:startOverride w:val="1"/>
    </w:lvlOverride>
  </w:num>
  <w:num w:numId="5" w16cid:durableId="1295259265">
    <w:abstractNumId w:val="9"/>
  </w:num>
  <w:num w:numId="6" w16cid:durableId="1552502946">
    <w:abstractNumId w:val="1"/>
  </w:num>
  <w:num w:numId="7" w16cid:durableId="1543908945">
    <w:abstractNumId w:val="2"/>
  </w:num>
  <w:num w:numId="8" w16cid:durableId="1875577792">
    <w:abstractNumId w:val="0"/>
  </w:num>
  <w:num w:numId="9" w16cid:durableId="1575242326">
    <w:abstractNumId w:val="11"/>
  </w:num>
  <w:num w:numId="10" w16cid:durableId="902181281">
    <w:abstractNumId w:val="3"/>
  </w:num>
  <w:num w:numId="11" w16cid:durableId="39332354">
    <w:abstractNumId w:val="10"/>
  </w:num>
  <w:num w:numId="12" w16cid:durableId="444859033">
    <w:abstractNumId w:val="7"/>
  </w:num>
  <w:num w:numId="13" w16cid:durableId="192780917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abriela Dantas Gaspar">
    <w15:presenceInfo w15:providerId="AD" w15:userId="S::gabriela.dantas@lacerdadinizsena.com.br::c623b2d5-e92f-4a66-962f-c2c01473504a"/>
  </w15:person>
  <w15:person w15:author="Jaqueline">
    <w15:presenceInfo w15:providerId="None" w15:userId="Jaquelin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77F"/>
    <w:rsid w:val="0001271F"/>
    <w:rsid w:val="00035124"/>
    <w:rsid w:val="00037B09"/>
    <w:rsid w:val="000B5799"/>
    <w:rsid w:val="000D5215"/>
    <w:rsid w:val="000F7A3D"/>
    <w:rsid w:val="00123AD7"/>
    <w:rsid w:val="00127534"/>
    <w:rsid w:val="00135C82"/>
    <w:rsid w:val="00150861"/>
    <w:rsid w:val="00182F18"/>
    <w:rsid w:val="00184290"/>
    <w:rsid w:val="0018667C"/>
    <w:rsid w:val="001974CE"/>
    <w:rsid w:val="001A71CE"/>
    <w:rsid w:val="001C3825"/>
    <w:rsid w:val="001E512E"/>
    <w:rsid w:val="001F45CE"/>
    <w:rsid w:val="00225B38"/>
    <w:rsid w:val="002277B3"/>
    <w:rsid w:val="00241443"/>
    <w:rsid w:val="00256621"/>
    <w:rsid w:val="002A2011"/>
    <w:rsid w:val="002E043B"/>
    <w:rsid w:val="002F4776"/>
    <w:rsid w:val="002F6A8E"/>
    <w:rsid w:val="00302353"/>
    <w:rsid w:val="003118AD"/>
    <w:rsid w:val="003329ED"/>
    <w:rsid w:val="00332C55"/>
    <w:rsid w:val="00344943"/>
    <w:rsid w:val="003625BB"/>
    <w:rsid w:val="00363172"/>
    <w:rsid w:val="00371CA4"/>
    <w:rsid w:val="003D1A52"/>
    <w:rsid w:val="003E4796"/>
    <w:rsid w:val="00410010"/>
    <w:rsid w:val="004118AA"/>
    <w:rsid w:val="00447C9A"/>
    <w:rsid w:val="00474C8D"/>
    <w:rsid w:val="00476AB8"/>
    <w:rsid w:val="004777DA"/>
    <w:rsid w:val="0048471C"/>
    <w:rsid w:val="004949C3"/>
    <w:rsid w:val="004B06A8"/>
    <w:rsid w:val="004D3507"/>
    <w:rsid w:val="004E4358"/>
    <w:rsid w:val="004F005E"/>
    <w:rsid w:val="0055029E"/>
    <w:rsid w:val="00550D31"/>
    <w:rsid w:val="005514FE"/>
    <w:rsid w:val="00552051"/>
    <w:rsid w:val="006134A6"/>
    <w:rsid w:val="00616712"/>
    <w:rsid w:val="00633124"/>
    <w:rsid w:val="0064516F"/>
    <w:rsid w:val="006500DC"/>
    <w:rsid w:val="00672301"/>
    <w:rsid w:val="00682359"/>
    <w:rsid w:val="006A4B9F"/>
    <w:rsid w:val="006E30F5"/>
    <w:rsid w:val="00732220"/>
    <w:rsid w:val="007410F5"/>
    <w:rsid w:val="007640E5"/>
    <w:rsid w:val="007642E0"/>
    <w:rsid w:val="00790314"/>
    <w:rsid w:val="007B707F"/>
    <w:rsid w:val="007D095B"/>
    <w:rsid w:val="007E5F36"/>
    <w:rsid w:val="007E6972"/>
    <w:rsid w:val="00803259"/>
    <w:rsid w:val="00813C3F"/>
    <w:rsid w:val="00831313"/>
    <w:rsid w:val="00873B16"/>
    <w:rsid w:val="0087538C"/>
    <w:rsid w:val="008850F9"/>
    <w:rsid w:val="008C5273"/>
    <w:rsid w:val="008D3E2E"/>
    <w:rsid w:val="008E48CF"/>
    <w:rsid w:val="008F1B59"/>
    <w:rsid w:val="008F43E2"/>
    <w:rsid w:val="00933116"/>
    <w:rsid w:val="00941017"/>
    <w:rsid w:val="009646A9"/>
    <w:rsid w:val="00970808"/>
    <w:rsid w:val="009831F7"/>
    <w:rsid w:val="00990D77"/>
    <w:rsid w:val="00993D5F"/>
    <w:rsid w:val="009A691A"/>
    <w:rsid w:val="009C18D9"/>
    <w:rsid w:val="009C7702"/>
    <w:rsid w:val="009D5AE9"/>
    <w:rsid w:val="009E7076"/>
    <w:rsid w:val="009F4485"/>
    <w:rsid w:val="00A71D4E"/>
    <w:rsid w:val="00A96B95"/>
    <w:rsid w:val="00AB76A6"/>
    <w:rsid w:val="00AB7ADB"/>
    <w:rsid w:val="00AD6656"/>
    <w:rsid w:val="00B11840"/>
    <w:rsid w:val="00B11BE7"/>
    <w:rsid w:val="00B2278C"/>
    <w:rsid w:val="00B25FDA"/>
    <w:rsid w:val="00B9577F"/>
    <w:rsid w:val="00BA22CB"/>
    <w:rsid w:val="00BB092F"/>
    <w:rsid w:val="00C02508"/>
    <w:rsid w:val="00C07F18"/>
    <w:rsid w:val="00C14F77"/>
    <w:rsid w:val="00C162E9"/>
    <w:rsid w:val="00C85410"/>
    <w:rsid w:val="00C86DC2"/>
    <w:rsid w:val="00C925BA"/>
    <w:rsid w:val="00CB524D"/>
    <w:rsid w:val="00CF72C2"/>
    <w:rsid w:val="00D35361"/>
    <w:rsid w:val="00D4133F"/>
    <w:rsid w:val="00D848EF"/>
    <w:rsid w:val="00DA339B"/>
    <w:rsid w:val="00DA37C6"/>
    <w:rsid w:val="00DA54B5"/>
    <w:rsid w:val="00DC1742"/>
    <w:rsid w:val="00DC338B"/>
    <w:rsid w:val="00E01ACE"/>
    <w:rsid w:val="00E254BD"/>
    <w:rsid w:val="00E33609"/>
    <w:rsid w:val="00E776F3"/>
    <w:rsid w:val="00E9768E"/>
    <w:rsid w:val="00ED2C56"/>
    <w:rsid w:val="00EE4D32"/>
    <w:rsid w:val="00F0687E"/>
    <w:rsid w:val="00F22C4A"/>
    <w:rsid w:val="00F23B2F"/>
    <w:rsid w:val="00F4597D"/>
    <w:rsid w:val="00F51FE0"/>
    <w:rsid w:val="00F86F25"/>
    <w:rsid w:val="00FD6D8E"/>
    <w:rsid w:val="00FF0E7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709949"/>
  <w15:chartTrackingRefBased/>
  <w15:docId w15:val="{6D59BF41-D185-4B2E-A527-A27D4A1DF4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B9577F"/>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B9577F"/>
  </w:style>
  <w:style w:type="paragraph" w:styleId="Rodap">
    <w:name w:val="footer"/>
    <w:basedOn w:val="Normal"/>
    <w:link w:val="RodapChar"/>
    <w:uiPriority w:val="99"/>
    <w:unhideWhenUsed/>
    <w:rsid w:val="00B9577F"/>
    <w:pPr>
      <w:tabs>
        <w:tab w:val="center" w:pos="4252"/>
        <w:tab w:val="right" w:pos="8504"/>
      </w:tabs>
      <w:spacing w:after="0" w:line="240" w:lineRule="auto"/>
    </w:pPr>
  </w:style>
  <w:style w:type="character" w:customStyle="1" w:styleId="RodapChar">
    <w:name w:val="Rodapé Char"/>
    <w:basedOn w:val="Fontepargpadro"/>
    <w:link w:val="Rodap"/>
    <w:uiPriority w:val="99"/>
    <w:rsid w:val="00B9577F"/>
  </w:style>
  <w:style w:type="paragraph" w:styleId="Corpodetexto">
    <w:name w:val="Body Text"/>
    <w:basedOn w:val="Normal"/>
    <w:link w:val="CorpodetextoChar"/>
    <w:rsid w:val="001974CE"/>
    <w:pPr>
      <w:suppressAutoHyphens/>
      <w:spacing w:after="0" w:line="240" w:lineRule="auto"/>
      <w:jc w:val="both"/>
    </w:pPr>
    <w:rPr>
      <w:rFonts w:ascii="Avalon" w:eastAsia="Times New Roman" w:hAnsi="Avalon" w:cs="Times New Roman"/>
      <w:color w:val="000080"/>
      <w:kern w:val="0"/>
      <w:sz w:val="24"/>
      <w:szCs w:val="20"/>
      <w:lang w:val="pt-PT" w:eastAsia="x-none"/>
      <w14:ligatures w14:val="none"/>
    </w:rPr>
  </w:style>
  <w:style w:type="character" w:customStyle="1" w:styleId="CorpodetextoChar">
    <w:name w:val="Corpo de texto Char"/>
    <w:basedOn w:val="Fontepargpadro"/>
    <w:link w:val="Corpodetexto"/>
    <w:rsid w:val="001974CE"/>
    <w:rPr>
      <w:rFonts w:ascii="Avalon" w:eastAsia="Times New Roman" w:hAnsi="Avalon" w:cs="Times New Roman"/>
      <w:color w:val="000080"/>
      <w:kern w:val="0"/>
      <w:sz w:val="24"/>
      <w:szCs w:val="20"/>
      <w:lang w:val="pt-PT" w:eastAsia="x-none"/>
      <w14:ligatures w14:val="none"/>
    </w:rPr>
  </w:style>
  <w:style w:type="character" w:styleId="nfase">
    <w:name w:val="Emphasis"/>
    <w:qFormat/>
    <w:rsid w:val="001974CE"/>
    <w:rPr>
      <w:i/>
    </w:rPr>
  </w:style>
  <w:style w:type="paragraph" w:styleId="Recuodecorpodetexto2">
    <w:name w:val="Body Text Indent 2"/>
    <w:basedOn w:val="Normal"/>
    <w:link w:val="Recuodecorpodetexto2Char"/>
    <w:rsid w:val="001974CE"/>
    <w:pPr>
      <w:tabs>
        <w:tab w:val="left" w:pos="567"/>
        <w:tab w:val="left" w:pos="9996"/>
      </w:tabs>
      <w:spacing w:after="0" w:line="240" w:lineRule="auto"/>
      <w:ind w:left="567" w:hanging="567"/>
    </w:pPr>
    <w:rPr>
      <w:rFonts w:ascii="Times New Roman" w:eastAsia="Times New Roman" w:hAnsi="Times New Roman" w:cs="Times New Roman"/>
      <w:b/>
      <w:bCs/>
      <w:kern w:val="0"/>
      <w:sz w:val="18"/>
      <w:szCs w:val="18"/>
      <w:lang w:val="en-GB"/>
      <w14:ligatures w14:val="none"/>
    </w:rPr>
  </w:style>
  <w:style w:type="character" w:customStyle="1" w:styleId="Recuodecorpodetexto2Char">
    <w:name w:val="Recuo de corpo de texto 2 Char"/>
    <w:basedOn w:val="Fontepargpadro"/>
    <w:link w:val="Recuodecorpodetexto2"/>
    <w:rsid w:val="001974CE"/>
    <w:rPr>
      <w:rFonts w:ascii="Times New Roman" w:eastAsia="Times New Roman" w:hAnsi="Times New Roman" w:cs="Times New Roman"/>
      <w:b/>
      <w:bCs/>
      <w:kern w:val="0"/>
      <w:sz w:val="18"/>
      <w:szCs w:val="18"/>
      <w:lang w:val="en-GB"/>
      <w14:ligatures w14:val="none"/>
    </w:rPr>
  </w:style>
  <w:style w:type="paragraph" w:customStyle="1" w:styleId="ZARGOS">
    <w:name w:val="ZARGOS"/>
    <w:basedOn w:val="Normal"/>
    <w:rsid w:val="001974CE"/>
    <w:pPr>
      <w:numPr>
        <w:numId w:val="3"/>
      </w:numPr>
      <w:spacing w:before="100" w:beforeAutospacing="1" w:after="100" w:afterAutospacing="1" w:line="360" w:lineRule="auto"/>
      <w:jc w:val="both"/>
    </w:pPr>
    <w:rPr>
      <w:rFonts w:ascii="Times New Roman" w:eastAsia="Times New Roman" w:hAnsi="Times New Roman" w:cs="Times New Roman"/>
      <w:kern w:val="0"/>
      <w:sz w:val="24"/>
      <w:szCs w:val="24"/>
      <w:lang w:eastAsia="pt-BR"/>
      <w14:ligatures w14:val="none"/>
    </w:rPr>
  </w:style>
  <w:style w:type="paragraph" w:styleId="Textoembloco">
    <w:name w:val="Block Text"/>
    <w:basedOn w:val="Normal"/>
    <w:rsid w:val="001974CE"/>
    <w:pPr>
      <w:spacing w:after="0" w:line="240" w:lineRule="auto"/>
      <w:ind w:left="3000" w:right="2232"/>
      <w:jc w:val="both"/>
    </w:pPr>
    <w:rPr>
      <w:rFonts w:ascii="Times New Roman" w:eastAsia="Times New Roman" w:hAnsi="Times New Roman" w:cs="Times New Roman"/>
      <w:kern w:val="0"/>
      <w:sz w:val="24"/>
      <w:szCs w:val="24"/>
      <w:lang w:eastAsia="pt-BR"/>
      <w14:ligatures w14:val="none"/>
    </w:rPr>
  </w:style>
  <w:style w:type="character" w:customStyle="1" w:styleId="fontstyle01">
    <w:name w:val="fontstyle01"/>
    <w:basedOn w:val="Fontepargpadro"/>
    <w:rsid w:val="001974CE"/>
    <w:rPr>
      <w:rFonts w:ascii="Helvetica" w:hAnsi="Helvetica" w:hint="default"/>
      <w:b w:val="0"/>
      <w:bCs w:val="0"/>
      <w:i w:val="0"/>
      <w:iCs w:val="0"/>
      <w:color w:val="000000"/>
      <w:sz w:val="14"/>
      <w:szCs w:val="14"/>
    </w:rPr>
  </w:style>
  <w:style w:type="paragraph" w:styleId="PargrafodaLista">
    <w:name w:val="List Paragraph"/>
    <w:basedOn w:val="Normal"/>
    <w:uiPriority w:val="34"/>
    <w:qFormat/>
    <w:rsid w:val="00D35361"/>
    <w:pPr>
      <w:ind w:left="720"/>
      <w:contextualSpacing/>
    </w:pPr>
  </w:style>
  <w:style w:type="paragraph" w:styleId="Reviso">
    <w:name w:val="Revision"/>
    <w:hidden/>
    <w:uiPriority w:val="99"/>
    <w:semiHidden/>
    <w:rsid w:val="004118AA"/>
    <w:pPr>
      <w:spacing w:after="0" w:line="240" w:lineRule="auto"/>
    </w:pPr>
  </w:style>
  <w:style w:type="character" w:styleId="Refdecomentrio">
    <w:name w:val="annotation reference"/>
    <w:basedOn w:val="Fontepargpadro"/>
    <w:uiPriority w:val="99"/>
    <w:semiHidden/>
    <w:unhideWhenUsed/>
    <w:rsid w:val="003D1A52"/>
    <w:rPr>
      <w:sz w:val="16"/>
      <w:szCs w:val="16"/>
    </w:rPr>
  </w:style>
  <w:style w:type="paragraph" w:styleId="Textodecomentrio">
    <w:name w:val="annotation text"/>
    <w:basedOn w:val="Normal"/>
    <w:link w:val="TextodecomentrioChar"/>
    <w:uiPriority w:val="99"/>
    <w:unhideWhenUsed/>
    <w:rsid w:val="003D1A52"/>
    <w:pPr>
      <w:spacing w:line="240" w:lineRule="auto"/>
    </w:pPr>
    <w:rPr>
      <w:sz w:val="20"/>
      <w:szCs w:val="20"/>
    </w:rPr>
  </w:style>
  <w:style w:type="character" w:customStyle="1" w:styleId="TextodecomentrioChar">
    <w:name w:val="Texto de comentário Char"/>
    <w:basedOn w:val="Fontepargpadro"/>
    <w:link w:val="Textodecomentrio"/>
    <w:uiPriority w:val="99"/>
    <w:rsid w:val="003D1A52"/>
    <w:rPr>
      <w:sz w:val="20"/>
      <w:szCs w:val="20"/>
    </w:rPr>
  </w:style>
  <w:style w:type="paragraph" w:styleId="Assuntodocomentrio">
    <w:name w:val="annotation subject"/>
    <w:basedOn w:val="Textodecomentrio"/>
    <w:next w:val="Textodecomentrio"/>
    <w:link w:val="AssuntodocomentrioChar"/>
    <w:uiPriority w:val="99"/>
    <w:semiHidden/>
    <w:unhideWhenUsed/>
    <w:rsid w:val="003D1A52"/>
    <w:rPr>
      <w:b/>
      <w:bCs/>
    </w:rPr>
  </w:style>
  <w:style w:type="character" w:customStyle="1" w:styleId="AssuntodocomentrioChar">
    <w:name w:val="Assunto do comentário Char"/>
    <w:basedOn w:val="TextodecomentrioChar"/>
    <w:link w:val="Assuntodocomentrio"/>
    <w:uiPriority w:val="99"/>
    <w:semiHidden/>
    <w:rsid w:val="003D1A52"/>
    <w:rPr>
      <w:b/>
      <w:bCs/>
      <w:sz w:val="20"/>
      <w:szCs w:val="20"/>
    </w:rPr>
  </w:style>
  <w:style w:type="paragraph" w:styleId="Textodebalo">
    <w:name w:val="Balloon Text"/>
    <w:basedOn w:val="Normal"/>
    <w:link w:val="TextodebaloChar"/>
    <w:uiPriority w:val="99"/>
    <w:semiHidden/>
    <w:unhideWhenUsed/>
    <w:rsid w:val="00550D31"/>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550D31"/>
    <w:rPr>
      <w:rFonts w:ascii="Segoe UI" w:hAnsi="Segoe UI" w:cs="Segoe UI"/>
      <w:sz w:val="18"/>
      <w:szCs w:val="18"/>
    </w:rPr>
  </w:style>
  <w:style w:type="table" w:styleId="Tabelacomgrade">
    <w:name w:val="Table Grid"/>
    <w:basedOn w:val="Tabelanormal"/>
    <w:uiPriority w:val="39"/>
    <w:rsid w:val="00790314"/>
    <w:pPr>
      <w:spacing w:after="0" w:line="240" w:lineRule="auto"/>
    </w:pPr>
    <w:rPr>
      <w:rFonts w:ascii="Calibri" w:eastAsia="Calibri" w:hAnsi="Calibri" w:cs="Calibri"/>
      <w:kern w:val="0"/>
      <w:lang w:eastAsia="pt-BR"/>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9031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4802903">
      <w:bodyDiv w:val="1"/>
      <w:marLeft w:val="0"/>
      <w:marRight w:val="0"/>
      <w:marTop w:val="0"/>
      <w:marBottom w:val="0"/>
      <w:divBdr>
        <w:top w:val="none" w:sz="0" w:space="0" w:color="auto"/>
        <w:left w:val="none" w:sz="0" w:space="0" w:color="auto"/>
        <w:bottom w:val="none" w:sz="0" w:space="0" w:color="auto"/>
        <w:right w:val="none" w:sz="0" w:space="0" w:color="auto"/>
      </w:divBdr>
    </w:div>
    <w:div w:id="938216768">
      <w:bodyDiv w:val="1"/>
      <w:marLeft w:val="0"/>
      <w:marRight w:val="0"/>
      <w:marTop w:val="0"/>
      <w:marBottom w:val="0"/>
      <w:divBdr>
        <w:top w:val="none" w:sz="0" w:space="0" w:color="auto"/>
        <w:left w:val="none" w:sz="0" w:space="0" w:color="auto"/>
        <w:bottom w:val="none" w:sz="0" w:space="0" w:color="auto"/>
        <w:right w:val="none" w:sz="0" w:space="0" w:color="auto"/>
      </w:divBdr>
    </w:div>
    <w:div w:id="1445881169">
      <w:bodyDiv w:val="1"/>
      <w:marLeft w:val="0"/>
      <w:marRight w:val="0"/>
      <w:marTop w:val="0"/>
      <w:marBottom w:val="0"/>
      <w:divBdr>
        <w:top w:val="none" w:sz="0" w:space="0" w:color="auto"/>
        <w:left w:val="none" w:sz="0" w:space="0" w:color="auto"/>
        <w:bottom w:val="none" w:sz="0" w:space="0" w:color="auto"/>
        <w:right w:val="none" w:sz="0" w:space="0" w:color="auto"/>
      </w:divBdr>
    </w:div>
    <w:div w:id="1544099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microsoft.com/office/2018/08/relationships/commentsExtensible" Target="commentsExtensible.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10</Pages>
  <Words>3351</Words>
  <Characters>18101</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21410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Jackson Emanuell</dc:creator>
  <cp:keywords/>
  <dc:description/>
  <cp:lastModifiedBy>jose mario ramos</cp:lastModifiedBy>
  <cp:revision>3</cp:revision>
  <dcterms:created xsi:type="dcterms:W3CDTF">2025-06-12T13:08:00Z</dcterms:created>
  <dcterms:modified xsi:type="dcterms:W3CDTF">2026-05-22T19:28:00Z</dcterms:modified>
</cp:coreProperties>
</file>